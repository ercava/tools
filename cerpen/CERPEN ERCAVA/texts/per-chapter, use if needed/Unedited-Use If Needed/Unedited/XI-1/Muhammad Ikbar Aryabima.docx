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Note penulis: Cerpen sudah selesai, namun masih ada beberapa part yang harus diedit dan diperbaiki (yang bertanda kuning)</w:t>
      </w:r>
    </w:p>
    <w:p w:rsidR="00000000" w:rsidDel="00000000" w:rsidP="00000000" w:rsidRDefault="00000000" w:rsidRPr="00000000" w14:paraId="00000002">
      <w:pPr>
        <w:jc w:val="center"/>
        <w:rPr>
          <w:rFonts w:ascii="Libre Baskerville" w:cs="Libre Baskerville" w:eastAsia="Libre Baskerville" w:hAnsi="Libre Baskerville"/>
          <w:b w:val="1"/>
        </w:rPr>
      </w:pPr>
      <w:r w:rsidDel="00000000" w:rsidR="00000000" w:rsidRPr="00000000">
        <w:rPr>
          <w:rFonts w:ascii="Libre Baskerville" w:cs="Libre Baskerville" w:eastAsia="Libre Baskerville" w:hAnsi="Libre Baskerville"/>
          <w:b w:val="1"/>
          <w:rtl w:val="0"/>
        </w:rPr>
        <w:t xml:space="preserve">Bagaikan Embun di Pagi Hari</w:t>
      </w:r>
    </w:p>
    <w:p w:rsidR="00000000" w:rsidDel="00000000" w:rsidP="00000000" w:rsidRDefault="00000000" w:rsidRPr="00000000" w14:paraId="00000003">
      <w:pPr>
        <w:jc w:val="center"/>
        <w:rPr>
          <w:rFonts w:ascii="Libre Baskerville" w:cs="Libre Baskerville" w:eastAsia="Libre Baskerville" w:hAnsi="Libre Baskerville"/>
          <w:i w:val="1"/>
          <w:sz w:val="18"/>
          <w:szCs w:val="18"/>
        </w:rPr>
      </w:pPr>
      <w:r w:rsidDel="00000000" w:rsidR="00000000" w:rsidRPr="00000000">
        <w:rPr>
          <w:rFonts w:ascii="Libre Baskerville" w:cs="Libre Baskerville" w:eastAsia="Libre Baskerville" w:hAnsi="Libre Baskerville"/>
          <w:i w:val="1"/>
          <w:sz w:val="18"/>
          <w:szCs w:val="18"/>
          <w:rtl w:val="0"/>
        </w:rPr>
        <w:t xml:space="preserve">Bima XI-1</w:t>
      </w:r>
    </w:p>
    <w:p w:rsidR="00000000" w:rsidDel="00000000" w:rsidP="00000000" w:rsidRDefault="00000000" w:rsidRPr="00000000" w14:paraId="00000004">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Jam menunjukkan pukul 10.00 pagi. Aku mengangkat sebuah amunisi jenis </w:t>
      </w:r>
      <w:sdt>
        <w:sdtPr>
          <w:tag w:val="goog_rdk_0"/>
        </w:sdtPr>
        <w:sdtContent>
          <w:ins w:author="kamila annisa" w:id="0" w:date="2025-03-16T06:00:37Z">
            <w:r w:rsidDel="00000000" w:rsidR="00000000" w:rsidRPr="00000000">
              <w:rPr>
                <w:rFonts w:ascii="Libre Baskerville" w:cs="Libre Baskerville" w:eastAsia="Libre Baskerville" w:hAnsi="Libre Baskerville"/>
                <w:sz w:val="18"/>
                <w:szCs w:val="18"/>
                <w:rtl w:val="0"/>
              </w:rPr>
              <w:t xml:space="preserve">a</w:t>
            </w:r>
          </w:ins>
        </w:sdtContent>
      </w:sdt>
      <w:sdt>
        <w:sdtPr>
          <w:tag w:val="goog_rdk_1"/>
        </w:sdtPr>
        <w:sdtContent>
          <w:del w:author="kamila annisa" w:id="0" w:date="2025-03-16T06:00:37Z"/>
          <w:sdt>
            <w:sdtPr>
              <w:tag w:val="goog_rdk_2"/>
            </w:sdtPr>
            <w:sdtContent>
              <w:del w:author="kamila annisa" w:id="0" w:date="2025-03-16T06:00:37Z">
                <w:r w:rsidDel="00000000" w:rsidR="00000000" w:rsidRPr="00000000">
                  <w:rPr>
                    <w:rFonts w:ascii="Libre Baskerville" w:cs="Libre Baskerville" w:eastAsia="Libre Baskerville" w:hAnsi="Libre Baskerville"/>
                    <w:i w:val="1"/>
                    <w:sz w:val="18"/>
                    <w:szCs w:val="18"/>
                    <w:rtl w:val="0"/>
                    <w:rPrChange w:author="kamila annisa" w:id="1" w:date="2025-03-16T04:53:30Z">
                      <w:rPr>
                        <w:rFonts w:ascii="Libre Baskerville" w:cs="Libre Baskerville" w:eastAsia="Libre Baskerville" w:hAnsi="Libre Baskerville"/>
                        <w:sz w:val="18"/>
                        <w:szCs w:val="18"/>
                      </w:rPr>
                    </w:rPrChange>
                  </w:rPr>
                  <w:delText xml:space="preserve">A</w:delText>
                </w:r>
              </w:del>
            </w:sdtContent>
          </w:sdt>
          <w:del w:author="kamila annisa" w:id="0" w:date="2025-03-16T06:00:37Z"/>
        </w:sdtContent>
      </w:sdt>
      <w:sdt>
        <w:sdtPr>
          <w:tag w:val="goog_rdk_3"/>
        </w:sdtPr>
        <w:sdtContent>
          <w:r w:rsidDel="00000000" w:rsidR="00000000" w:rsidRPr="00000000">
            <w:rPr>
              <w:rFonts w:ascii="Libre Baskerville" w:cs="Libre Baskerville" w:eastAsia="Libre Baskerville" w:hAnsi="Libre Baskerville"/>
              <w:i w:val="1"/>
              <w:sz w:val="18"/>
              <w:szCs w:val="18"/>
              <w:rtl w:val="0"/>
              <w:rPrChange w:author="kamila annisa" w:id="1" w:date="2025-03-16T04:53:30Z">
                <w:rPr>
                  <w:rFonts w:ascii="Libre Baskerville" w:cs="Libre Baskerville" w:eastAsia="Libre Baskerville" w:hAnsi="Libre Baskerville"/>
                  <w:sz w:val="18"/>
                  <w:szCs w:val="18"/>
                </w:rPr>
              </w:rPrChange>
            </w:rPr>
            <w:t xml:space="preserve">rmour</w:t>
          </w:r>
        </w:sdtContent>
      </w:sdt>
      <w:sdt>
        <w:sdtPr>
          <w:tag w:val="goog_rdk_4"/>
        </w:sdtPr>
        <w:sdtContent>
          <w:ins w:author="kamila annisa" w:id="2" w:date="2025-03-16T05:58:36Z"/>
          <w:sdt>
            <w:sdtPr>
              <w:tag w:val="goog_rdk_5"/>
            </w:sdtPr>
            <w:sdtContent>
              <w:ins w:author="kamila annisa" w:id="2" w:date="2025-03-16T05:58:36Z">
                <w:r w:rsidDel="00000000" w:rsidR="00000000" w:rsidRPr="00000000">
                  <w:rPr>
                    <w:rFonts w:ascii="Libre Baskerville" w:cs="Libre Baskerville" w:eastAsia="Libre Baskerville" w:hAnsi="Libre Baskerville"/>
                    <w:i w:val="1"/>
                    <w:sz w:val="18"/>
                    <w:szCs w:val="18"/>
                    <w:rtl w:val="0"/>
                    <w:rPrChange w:author="kamila annisa" w:id="1" w:date="2025-03-16T04:53:30Z">
                      <w:rPr>
                        <w:rFonts w:ascii="Libre Baskerville" w:cs="Libre Baskerville" w:eastAsia="Libre Baskerville" w:hAnsi="Libre Baskerville"/>
                        <w:sz w:val="18"/>
                        <w:szCs w:val="18"/>
                      </w:rPr>
                    </w:rPrChange>
                  </w:rPr>
                  <w:t xml:space="preserve">-</w:t>
                </w:r>
              </w:ins>
            </w:sdtContent>
          </w:sdt>
          <w:ins w:author="kamila annisa" w:id="2" w:date="2025-03-16T05:58:36Z"/>
        </w:sdtContent>
      </w:sdt>
      <w:sdt>
        <w:sdtPr>
          <w:tag w:val="goog_rdk_6"/>
        </w:sdtPr>
        <w:sdtContent>
          <w:del w:author="kamila annisa" w:id="2" w:date="2025-03-16T05:58:36Z"/>
          <w:sdt>
            <w:sdtPr>
              <w:tag w:val="goog_rdk_7"/>
            </w:sdtPr>
            <w:sdtContent>
              <w:del w:author="kamila annisa" w:id="2" w:date="2025-03-16T05:58:36Z">
                <w:r w:rsidDel="00000000" w:rsidR="00000000" w:rsidRPr="00000000">
                  <w:rPr>
                    <w:rFonts w:ascii="Libre Baskerville" w:cs="Libre Baskerville" w:eastAsia="Libre Baskerville" w:hAnsi="Libre Baskerville"/>
                    <w:i w:val="1"/>
                    <w:sz w:val="18"/>
                    <w:szCs w:val="18"/>
                    <w:rtl w:val="0"/>
                    <w:rPrChange w:author="kamila annisa" w:id="1" w:date="2025-03-16T04:53:30Z">
                      <w:rPr>
                        <w:rFonts w:ascii="Libre Baskerville" w:cs="Libre Baskerville" w:eastAsia="Libre Baskerville" w:hAnsi="Libre Baskerville"/>
                        <w:sz w:val="18"/>
                        <w:szCs w:val="18"/>
                      </w:rPr>
                    </w:rPrChange>
                  </w:rPr>
                  <w:delText xml:space="preserve"> </w:delText>
                </w:r>
              </w:del>
            </w:sdtContent>
          </w:sdt>
          <w:del w:author="kamila annisa" w:id="2" w:date="2025-03-16T05:58:36Z"/>
        </w:sdtContent>
      </w:sdt>
      <w:sdt>
        <w:sdtPr>
          <w:tag w:val="goog_rdk_8"/>
        </w:sdtPr>
        <w:sdtContent>
          <w:ins w:author="kamila annisa" w:id="2" w:date="2025-03-16T05:58:36Z">
            <w:sdt>
              <w:sdtPr>
                <w:tag w:val="goog_rdk_9"/>
              </w:sdtPr>
              <w:sdtContent>
                <w:del w:author="kamila annisa" w:id="2" w:date="2025-03-16T05:58:36Z"/>
              </w:sdtContent>
            </w:sdt>
          </w:ins>
          <w:sdt>
            <w:sdtPr>
              <w:tag w:val="goog_rdk_10"/>
            </w:sdtPr>
            <w:sdtContent>
              <w:ins w:author="kamila annisa" w:id="2" w:date="2025-03-16T05:58:36Z">
                <w:del w:author="kamila annisa" w:id="2" w:date="2025-03-16T05:58:36Z">
                  <w:r w:rsidDel="00000000" w:rsidR="00000000" w:rsidRPr="00000000">
                    <w:rPr>
                      <w:rFonts w:ascii="Libre Baskerville" w:cs="Libre Baskerville" w:eastAsia="Libre Baskerville" w:hAnsi="Libre Baskerville"/>
                      <w:i w:val="1"/>
                      <w:sz w:val="18"/>
                      <w:szCs w:val="18"/>
                      <w:rtl w:val="0"/>
                      <w:rPrChange w:author="kamila annisa" w:id="1" w:date="2025-03-16T04:53:30Z">
                        <w:rPr>
                          <w:rFonts w:ascii="Libre Baskerville" w:cs="Libre Baskerville" w:eastAsia="Libre Baskerville" w:hAnsi="Libre Baskerville"/>
                          <w:sz w:val="18"/>
                          <w:szCs w:val="18"/>
                        </w:rPr>
                      </w:rPrChange>
                    </w:rPr>
                    <w:delText xml:space="preserve">p</w:delText>
                  </w:r>
                </w:del>
              </w:ins>
            </w:sdtContent>
          </w:sdt>
          <w:ins w:author="kamila annisa" w:id="2" w:date="2025-03-16T05:58:36Z">
            <w:del w:author="kamila annisa" w:id="2" w:date="2025-03-16T05:58:36Z"/>
          </w:ins>
        </w:sdtContent>
      </w:sdt>
      <w:sdt>
        <w:sdtPr>
          <w:tag w:val="goog_rdk_11"/>
        </w:sdtPr>
        <w:sdtContent>
          <w:del w:author="kamila annisa" w:id="2" w:date="2025-03-16T05:58:36Z"/>
          <w:sdt>
            <w:sdtPr>
              <w:tag w:val="goog_rdk_12"/>
            </w:sdtPr>
            <w:sdtContent>
              <w:del w:author="kamila annisa" w:id="2" w:date="2025-03-16T05:58:36Z">
                <w:r w:rsidDel="00000000" w:rsidR="00000000" w:rsidRPr="00000000">
                  <w:rPr>
                    <w:rFonts w:ascii="Libre Baskerville" w:cs="Libre Baskerville" w:eastAsia="Libre Baskerville" w:hAnsi="Libre Baskerville"/>
                    <w:i w:val="1"/>
                    <w:sz w:val="18"/>
                    <w:szCs w:val="18"/>
                    <w:rtl w:val="0"/>
                    <w:rPrChange w:author="kamila annisa" w:id="1" w:date="2025-03-16T04:53:30Z">
                      <w:rPr>
                        <w:rFonts w:ascii="Libre Baskerville" w:cs="Libre Baskerville" w:eastAsia="Libre Baskerville" w:hAnsi="Libre Baskerville"/>
                        <w:sz w:val="18"/>
                        <w:szCs w:val="18"/>
                      </w:rPr>
                    </w:rPrChange>
                  </w:rPr>
                  <w:delText xml:space="preserve">P</w:delText>
                </w:r>
              </w:del>
            </w:sdtContent>
          </w:sdt>
          <w:del w:author="kamila annisa" w:id="2" w:date="2025-03-16T05:58:36Z"/>
        </w:sdtContent>
      </w:sdt>
      <w:sdt>
        <w:sdtPr>
          <w:tag w:val="goog_rdk_13"/>
        </w:sdtPr>
        <w:sdtContent>
          <w:r w:rsidDel="00000000" w:rsidR="00000000" w:rsidRPr="00000000">
            <w:rPr>
              <w:rFonts w:ascii="Libre Baskerville" w:cs="Libre Baskerville" w:eastAsia="Libre Baskerville" w:hAnsi="Libre Baskerville"/>
              <w:i w:val="1"/>
              <w:sz w:val="18"/>
              <w:szCs w:val="18"/>
              <w:rtl w:val="0"/>
              <w:rPrChange w:author="kamila annisa" w:id="1" w:date="2025-03-16T04:53:30Z">
                <w:rPr>
                  <w:rFonts w:ascii="Libre Baskerville" w:cs="Libre Baskerville" w:eastAsia="Libre Baskerville" w:hAnsi="Libre Baskerville"/>
                  <w:sz w:val="18"/>
                  <w:szCs w:val="18"/>
                </w:rPr>
              </w:rPrChange>
            </w:rPr>
            <w:t xml:space="preserve">iercing</w:t>
          </w:r>
        </w:sdtContent>
      </w:sdt>
      <w:r w:rsidDel="00000000" w:rsidR="00000000" w:rsidRPr="00000000">
        <w:rPr>
          <w:rFonts w:ascii="Libre Baskerville" w:cs="Libre Baskerville" w:eastAsia="Libre Baskerville" w:hAnsi="Libre Baskerville"/>
          <w:sz w:val="18"/>
          <w:szCs w:val="18"/>
          <w:rtl w:val="0"/>
        </w:rPr>
        <w:t xml:space="preserve"> dari bawah </w:t>
      </w:r>
      <w:sdt>
        <w:sdtPr>
          <w:tag w:val="goog_rdk_14"/>
        </w:sdtPr>
        <w:sdtContent>
          <w:ins w:author="kamila annisa" w:id="3" w:date="2025-03-16T06:01:55Z">
            <w:r w:rsidDel="00000000" w:rsidR="00000000" w:rsidRPr="00000000">
              <w:rPr>
                <w:rFonts w:ascii="Libre Baskerville" w:cs="Libre Baskerville" w:eastAsia="Libre Baskerville" w:hAnsi="Libre Baskerville"/>
                <w:sz w:val="18"/>
                <w:szCs w:val="18"/>
                <w:rtl w:val="0"/>
              </w:rPr>
              <w:t xml:space="preserve">kaki</w:t>
            </w:r>
          </w:ins>
        </w:sdtContent>
      </w:sdt>
      <w:sdt>
        <w:sdtPr>
          <w:tag w:val="goog_rdk_15"/>
        </w:sdtPr>
        <w:sdtContent>
          <w:del w:author="kamila annisa" w:id="3" w:date="2025-03-16T06:01:55Z">
            <w:r w:rsidDel="00000000" w:rsidR="00000000" w:rsidRPr="00000000">
              <w:rPr>
                <w:rFonts w:ascii="Libre Baskerville" w:cs="Libre Baskerville" w:eastAsia="Libre Baskerville" w:hAnsi="Libre Baskerville"/>
                <w:sz w:val="18"/>
                <w:szCs w:val="18"/>
                <w:rtl w:val="0"/>
              </w:rPr>
              <w:delText xml:space="preserve">posisi</w:delText>
            </w:r>
          </w:del>
        </w:sdtContent>
      </w:sdt>
      <w:r w:rsidDel="00000000" w:rsidR="00000000" w:rsidRPr="00000000">
        <w:rPr>
          <w:rFonts w:ascii="Libre Baskerville" w:cs="Libre Baskerville" w:eastAsia="Libre Baskerville" w:hAnsi="Libre Baskerville"/>
          <w:sz w:val="18"/>
          <w:szCs w:val="18"/>
          <w:rtl w:val="0"/>
        </w:rPr>
        <w:t xml:space="preserve">ku dan mengisi meriam sesuai perintah Ren, sang komandan tank kami. Sembari menunggu bombardir artileri di </w:t>
      </w:r>
      <w:sdt>
        <w:sdtPr>
          <w:tag w:val="goog_rdk_16"/>
        </w:sdtPr>
        <w:sdtContent>
          <w:ins w:author="kamila annisa" w:id="4" w:date="2025-03-16T05:53:17Z">
            <w:r w:rsidDel="00000000" w:rsidR="00000000" w:rsidRPr="00000000">
              <w:rPr>
                <w:rFonts w:ascii="Libre Baskerville" w:cs="Libre Baskerville" w:eastAsia="Libre Baskerville" w:hAnsi="Libre Baskerville"/>
                <w:sz w:val="18"/>
                <w:szCs w:val="18"/>
                <w:rtl w:val="0"/>
              </w:rPr>
              <w:t xml:space="preserve">L</w:t>
            </w:r>
          </w:ins>
        </w:sdtContent>
      </w:sdt>
      <w:sdt>
        <w:sdtPr>
          <w:tag w:val="goog_rdk_17"/>
        </w:sdtPr>
        <w:sdtContent>
          <w:del w:author="kamila annisa" w:id="4" w:date="2025-03-16T05:53:17Z">
            <w:r w:rsidDel="00000000" w:rsidR="00000000" w:rsidRPr="00000000">
              <w:rPr>
                <w:rFonts w:ascii="Libre Baskerville" w:cs="Libre Baskerville" w:eastAsia="Libre Baskerville" w:hAnsi="Libre Baskerville"/>
                <w:sz w:val="18"/>
                <w:szCs w:val="18"/>
                <w:rtl w:val="0"/>
              </w:rPr>
              <w:delText xml:space="preserve">l</w:delText>
            </w:r>
          </w:del>
        </w:sdtContent>
      </w:sdt>
      <w:r w:rsidDel="00000000" w:rsidR="00000000" w:rsidRPr="00000000">
        <w:rPr>
          <w:rFonts w:ascii="Libre Baskerville" w:cs="Libre Baskerville" w:eastAsia="Libre Baskerville" w:hAnsi="Libre Baskerville"/>
          <w:sz w:val="18"/>
          <w:szCs w:val="18"/>
          <w:rtl w:val="0"/>
        </w:rPr>
        <w:t xml:space="preserve">embah Dash berakhir, kami bersiap-siap untuk bertempur. Nasir memegang erat tuas kemudi, Ren mengawasi keadaan dengan teropong, dan Robert siap menembakkan </w:t>
      </w:r>
      <w:r w:rsidDel="00000000" w:rsidR="00000000" w:rsidRPr="00000000">
        <w:rPr>
          <w:rFonts w:ascii="Libre Baskerville" w:cs="Libre Baskerville" w:eastAsia="Libre Baskerville" w:hAnsi="Libre Baskerville"/>
          <w:sz w:val="18"/>
          <w:szCs w:val="18"/>
          <w:rtl w:val="0"/>
        </w:rPr>
        <w:t xml:space="preserve">meriam</w:t>
      </w:r>
      <w:r w:rsidDel="00000000" w:rsidR="00000000" w:rsidRPr="00000000">
        <w:rPr>
          <w:rFonts w:ascii="Libre Baskerville" w:cs="Libre Baskerville" w:eastAsia="Libre Baskerville" w:hAnsi="Libre Baskerville"/>
          <w:sz w:val="18"/>
          <w:szCs w:val="18"/>
          <w:rtl w:val="0"/>
        </w:rPr>
        <w:t xml:space="preserve">.</w:t>
      </w:r>
    </w:p>
    <w:p w:rsidR="00000000" w:rsidDel="00000000" w:rsidP="00000000" w:rsidRDefault="00000000" w:rsidRPr="00000000" w14:paraId="00000005">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Ren lalu berseru kepada kami, “Siap</w:t>
      </w:r>
      <w:sdt>
        <w:sdtPr>
          <w:tag w:val="goog_rdk_18"/>
        </w:sdtPr>
        <w:sdtContent>
          <w:ins w:author="kamila annisa" w:id="5" w:date="2025-03-16T04:54:22Z">
            <w:r w:rsidDel="00000000" w:rsidR="00000000" w:rsidRPr="00000000">
              <w:rPr>
                <w:rFonts w:ascii="Libre Baskerville" w:cs="Libre Baskerville" w:eastAsia="Libre Baskerville" w:hAnsi="Libre Baskerville"/>
                <w:sz w:val="18"/>
                <w:szCs w:val="18"/>
                <w:rtl w:val="0"/>
              </w:rPr>
              <w:t xml:space="preserve">,</w:t>
            </w:r>
          </w:ins>
        </w:sdtContent>
      </w:sdt>
      <w:r w:rsidDel="00000000" w:rsidR="00000000" w:rsidRPr="00000000">
        <w:rPr>
          <w:rFonts w:ascii="Libre Baskerville" w:cs="Libre Baskerville" w:eastAsia="Libre Baskerville" w:hAnsi="Libre Baskerville"/>
          <w:sz w:val="18"/>
          <w:szCs w:val="18"/>
          <w:rtl w:val="0"/>
        </w:rPr>
        <w:t xml:space="preserve"> teman-teman? Lakukan seperti pertempuran kemarin, oke?!”</w:t>
      </w:r>
    </w:p>
    <w:p w:rsidR="00000000" w:rsidDel="00000000" w:rsidP="00000000" w:rsidRDefault="00000000" w:rsidRPr="00000000" w14:paraId="00000006">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Kami lantas menjawab “Siap</w:t>
      </w:r>
      <w:sdt>
        <w:sdtPr>
          <w:tag w:val="goog_rdk_19"/>
        </w:sdtPr>
        <w:sdtContent>
          <w:ins w:author="kamila annisa" w:id="6" w:date="2025-03-16T04:54:31Z">
            <w:r w:rsidDel="00000000" w:rsidR="00000000" w:rsidRPr="00000000">
              <w:rPr>
                <w:rFonts w:ascii="Libre Baskerville" w:cs="Libre Baskerville" w:eastAsia="Libre Baskerville" w:hAnsi="Libre Baskerville"/>
                <w:sz w:val="18"/>
                <w:szCs w:val="18"/>
                <w:rtl w:val="0"/>
              </w:rPr>
              <w:t xml:space="preserve">,</w:t>
            </w:r>
          </w:ins>
        </w:sdtContent>
      </w:sdt>
      <w:r w:rsidDel="00000000" w:rsidR="00000000" w:rsidRPr="00000000">
        <w:rPr>
          <w:rFonts w:ascii="Libre Baskerville" w:cs="Libre Baskerville" w:eastAsia="Libre Baskerville" w:hAnsi="Libre Baskerville"/>
          <w:sz w:val="18"/>
          <w:szCs w:val="18"/>
          <w:rtl w:val="0"/>
        </w:rPr>
        <w:t xml:space="preserve"> Ren!”</w:t>
      </w:r>
    </w:p>
    <w:p w:rsidR="00000000" w:rsidDel="00000000" w:rsidP="00000000" w:rsidRDefault="00000000" w:rsidRPr="00000000" w14:paraId="00000007">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“Nasir, </w:t>
      </w:r>
      <w:sdt>
        <w:sdtPr>
          <w:tag w:val="goog_rdk_20"/>
        </w:sdtPr>
        <w:sdtContent>
          <w:ins w:author="kamila annisa" w:id="7" w:date="2025-03-16T04:54:41Z">
            <w:r w:rsidDel="00000000" w:rsidR="00000000" w:rsidRPr="00000000">
              <w:rPr>
                <w:rFonts w:ascii="Libre Baskerville" w:cs="Libre Baskerville" w:eastAsia="Libre Baskerville" w:hAnsi="Libre Baskerville"/>
                <w:sz w:val="18"/>
                <w:szCs w:val="18"/>
                <w:rtl w:val="0"/>
              </w:rPr>
              <w:t xml:space="preserve">m</w:t>
            </w:r>
          </w:ins>
        </w:sdtContent>
      </w:sdt>
      <w:sdt>
        <w:sdtPr>
          <w:tag w:val="goog_rdk_21"/>
        </w:sdtPr>
        <w:sdtContent>
          <w:del w:author="kamila annisa" w:id="7" w:date="2025-03-16T04:54:41Z">
            <w:r w:rsidDel="00000000" w:rsidR="00000000" w:rsidRPr="00000000">
              <w:rPr>
                <w:rFonts w:ascii="Libre Baskerville" w:cs="Libre Baskerville" w:eastAsia="Libre Baskerville" w:hAnsi="Libre Baskerville"/>
                <w:sz w:val="18"/>
                <w:szCs w:val="18"/>
                <w:rtl w:val="0"/>
              </w:rPr>
              <w:delText xml:space="preserve">M</w:delText>
            </w:r>
          </w:del>
        </w:sdtContent>
      </w:sdt>
      <w:r w:rsidDel="00000000" w:rsidR="00000000" w:rsidRPr="00000000">
        <w:rPr>
          <w:rFonts w:ascii="Libre Baskerville" w:cs="Libre Baskerville" w:eastAsia="Libre Baskerville" w:hAnsi="Libre Baskerville"/>
          <w:sz w:val="18"/>
          <w:szCs w:val="18"/>
          <w:rtl w:val="0"/>
        </w:rPr>
        <w:t xml:space="preserve">aju!” Ren memberikan perintah</w:t>
      </w:r>
      <w:sdt>
        <w:sdtPr>
          <w:tag w:val="goog_rdk_22"/>
        </w:sdtPr>
        <w:sdtContent>
          <w:ins w:author="kamila annisa" w:id="8" w:date="2025-03-16T04:54:45Z">
            <w:r w:rsidDel="00000000" w:rsidR="00000000" w:rsidRPr="00000000">
              <w:rPr>
                <w:rFonts w:ascii="Libre Baskerville" w:cs="Libre Baskerville" w:eastAsia="Libre Baskerville" w:hAnsi="Libre Baskerville"/>
                <w:sz w:val="18"/>
                <w:szCs w:val="18"/>
                <w:rtl w:val="0"/>
              </w:rPr>
              <w:t xml:space="preserve">.</w:t>
            </w:r>
          </w:ins>
        </w:sdtContent>
      </w:sdt>
      <w:r w:rsidDel="00000000" w:rsidR="00000000" w:rsidRPr="00000000">
        <w:rPr>
          <w:rtl w:val="0"/>
        </w:rPr>
      </w:r>
    </w:p>
    <w:p w:rsidR="00000000" w:rsidDel="00000000" w:rsidP="00000000" w:rsidRDefault="00000000" w:rsidRPr="00000000" w14:paraId="00000008">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Gemuruh mesin tank T-55 kami menggelegar, menakuti hewan-hewan di sekitar. Rantai tank kami mulai bergerak membelah tanah, seolah akan menghancurkan apa saja yang menghalangi </w:t>
      </w:r>
      <w:r w:rsidDel="00000000" w:rsidR="00000000" w:rsidRPr="00000000">
        <w:rPr>
          <w:rFonts w:ascii="Libre Baskerville" w:cs="Libre Baskerville" w:eastAsia="Libre Baskerville" w:hAnsi="Libre Baskerville"/>
          <w:sz w:val="18"/>
          <w:szCs w:val="18"/>
          <w:rtl w:val="0"/>
        </w:rPr>
        <w:t xml:space="preserve">di depan</w:t>
      </w:r>
      <w:r w:rsidDel="00000000" w:rsidR="00000000" w:rsidRPr="00000000">
        <w:rPr>
          <w:rFonts w:ascii="Libre Baskerville" w:cs="Libre Baskerville" w:eastAsia="Libre Baskerville" w:hAnsi="Libre Baskerville"/>
          <w:sz w:val="18"/>
          <w:szCs w:val="18"/>
          <w:rtl w:val="0"/>
        </w:rPr>
        <w:t xml:space="preserve">. Tank kami mulai bergerak maju menuju medan pertempuran. </w:t>
      </w:r>
    </w:p>
    <w:p w:rsidR="00000000" w:rsidDel="00000000" w:rsidP="00000000" w:rsidRDefault="00000000" w:rsidRPr="00000000" w14:paraId="00000009">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Sesampainya di sana, Ren segera melihat sebuah tank musuh. Dia segera melaporkannya kepada regu tank kami lewat radio dan segera memerintahkan Robert untuk siap menembak. Terlihat dua belas unit tank M60 dalam posisi bertahan, menjaga </w:t>
      </w:r>
      <w:sdt>
        <w:sdtPr>
          <w:tag w:val="goog_rdk_23"/>
        </w:sdtPr>
        <w:sdtContent>
          <w:ins w:author="kamila annisa" w:id="9" w:date="2025-03-16T05:53:22Z">
            <w:r w:rsidDel="00000000" w:rsidR="00000000" w:rsidRPr="00000000">
              <w:rPr>
                <w:rFonts w:ascii="Libre Baskerville" w:cs="Libre Baskerville" w:eastAsia="Libre Baskerville" w:hAnsi="Libre Baskerville"/>
                <w:sz w:val="18"/>
                <w:szCs w:val="18"/>
                <w:rtl w:val="0"/>
              </w:rPr>
              <w:t xml:space="preserve">L</w:t>
            </w:r>
          </w:ins>
        </w:sdtContent>
      </w:sdt>
      <w:sdt>
        <w:sdtPr>
          <w:tag w:val="goog_rdk_24"/>
        </w:sdtPr>
        <w:sdtContent>
          <w:del w:author="kamila annisa" w:id="9" w:date="2025-03-16T05:53:22Z">
            <w:r w:rsidDel="00000000" w:rsidR="00000000" w:rsidRPr="00000000">
              <w:rPr>
                <w:rFonts w:ascii="Libre Baskerville" w:cs="Libre Baskerville" w:eastAsia="Libre Baskerville" w:hAnsi="Libre Baskerville"/>
                <w:sz w:val="18"/>
                <w:szCs w:val="18"/>
                <w:rtl w:val="0"/>
              </w:rPr>
              <w:delText xml:space="preserve">l</w:delText>
            </w:r>
          </w:del>
        </w:sdtContent>
      </w:sdt>
      <w:r w:rsidDel="00000000" w:rsidR="00000000" w:rsidRPr="00000000">
        <w:rPr>
          <w:rFonts w:ascii="Libre Baskerville" w:cs="Libre Baskerville" w:eastAsia="Libre Baskerville" w:hAnsi="Libre Baskerville"/>
          <w:sz w:val="18"/>
          <w:szCs w:val="18"/>
          <w:rtl w:val="0"/>
        </w:rPr>
        <w:t xml:space="preserve">embah Dash. Regu kami terdiri dari delapan tank T-55 dan dua ranpur amfibi PT-76. Dengan segera tank komando memberi perintah </w:t>
      </w:r>
      <w:r w:rsidDel="00000000" w:rsidR="00000000" w:rsidRPr="00000000">
        <w:rPr>
          <w:rFonts w:ascii="Libre Baskerville" w:cs="Libre Baskerville" w:eastAsia="Libre Baskerville" w:hAnsi="Libre Baskerville"/>
          <w:sz w:val="18"/>
          <w:szCs w:val="18"/>
          <w:rtl w:val="0"/>
        </w:rPr>
        <w:t xml:space="preserve">untuk </w:t>
      </w:r>
      <w:r w:rsidDel="00000000" w:rsidR="00000000" w:rsidRPr="00000000">
        <w:rPr>
          <w:rFonts w:ascii="Libre Baskerville" w:cs="Libre Baskerville" w:eastAsia="Libre Baskerville" w:hAnsi="Libre Baskerville"/>
          <w:sz w:val="18"/>
          <w:szCs w:val="18"/>
          <w:rtl w:val="0"/>
        </w:rPr>
        <w:t xml:space="preserve">menyebar dan mengepung posisi pertahanan mereka. </w:t>
      </w:r>
    </w:p>
    <w:p w:rsidR="00000000" w:rsidDel="00000000" w:rsidP="00000000" w:rsidRDefault="00000000" w:rsidRPr="00000000" w14:paraId="0000000A">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“Dengar itu</w:t>
      </w:r>
      <w:sdt>
        <w:sdtPr>
          <w:tag w:val="goog_rdk_25"/>
        </w:sdtPr>
        <w:sdtContent>
          <w:ins w:author="kamila annisa" w:id="10" w:date="2025-03-16T04:55:35Z">
            <w:r w:rsidDel="00000000" w:rsidR="00000000" w:rsidRPr="00000000">
              <w:rPr>
                <w:rFonts w:ascii="Libre Baskerville" w:cs="Libre Baskerville" w:eastAsia="Libre Baskerville" w:hAnsi="Libre Baskerville"/>
                <w:sz w:val="18"/>
                <w:szCs w:val="18"/>
                <w:rtl w:val="0"/>
              </w:rPr>
              <w:t xml:space="preserve">,</w:t>
            </w:r>
          </w:ins>
        </w:sdtContent>
      </w:sdt>
      <w:r w:rsidDel="00000000" w:rsidR="00000000" w:rsidRPr="00000000">
        <w:rPr>
          <w:rFonts w:ascii="Libre Baskerville" w:cs="Libre Baskerville" w:eastAsia="Libre Baskerville" w:hAnsi="Libre Baskerville"/>
          <w:sz w:val="18"/>
          <w:szCs w:val="18"/>
          <w:rtl w:val="0"/>
        </w:rPr>
        <w:t xml:space="preserve"> </w:t>
      </w:r>
      <w:sdt>
        <w:sdtPr>
          <w:tag w:val="goog_rdk_26"/>
        </w:sdtPr>
        <w:sdtContent>
          <w:ins w:author="kamila annisa" w:id="11" w:date="2025-03-16T04:55:37Z">
            <w:r w:rsidDel="00000000" w:rsidR="00000000" w:rsidRPr="00000000">
              <w:rPr>
                <w:rFonts w:ascii="Libre Baskerville" w:cs="Libre Baskerville" w:eastAsia="Libre Baskerville" w:hAnsi="Libre Baskerville"/>
                <w:sz w:val="18"/>
                <w:szCs w:val="18"/>
                <w:rtl w:val="0"/>
              </w:rPr>
              <w:t xml:space="preserve">S</w:t>
            </w:r>
          </w:ins>
        </w:sdtContent>
      </w:sdt>
      <w:sdt>
        <w:sdtPr>
          <w:tag w:val="goog_rdk_27"/>
        </w:sdtPr>
        <w:sdtContent>
          <w:del w:author="kamila annisa" w:id="11" w:date="2025-03-16T04:55:37Z">
            <w:r w:rsidDel="00000000" w:rsidR="00000000" w:rsidRPr="00000000">
              <w:rPr>
                <w:rFonts w:ascii="Libre Baskerville" w:cs="Libre Baskerville" w:eastAsia="Libre Baskerville" w:hAnsi="Libre Baskerville"/>
                <w:sz w:val="18"/>
                <w:szCs w:val="18"/>
                <w:rtl w:val="0"/>
              </w:rPr>
              <w:delText xml:space="preserve">s</w:delText>
            </w:r>
          </w:del>
        </w:sdtContent>
      </w:sdt>
      <w:r w:rsidDel="00000000" w:rsidR="00000000" w:rsidRPr="00000000">
        <w:rPr>
          <w:rFonts w:ascii="Libre Baskerville" w:cs="Libre Baskerville" w:eastAsia="Libre Baskerville" w:hAnsi="Libre Baskerville"/>
          <w:sz w:val="18"/>
          <w:szCs w:val="18"/>
          <w:rtl w:val="0"/>
        </w:rPr>
        <w:t xml:space="preserve">ir? Cepat kemudikan tank kita untuk mengepung mereka!”</w:t>
      </w:r>
    </w:p>
    <w:p w:rsidR="00000000" w:rsidDel="00000000" w:rsidP="00000000" w:rsidRDefault="00000000" w:rsidRPr="00000000" w14:paraId="0000000B">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“Siap</w:t>
      </w:r>
      <w:sdt>
        <w:sdtPr>
          <w:tag w:val="goog_rdk_28"/>
        </w:sdtPr>
        <w:sdtContent>
          <w:ins w:author="kamila annisa" w:id="12" w:date="2025-03-16T04:55:45Z">
            <w:r w:rsidDel="00000000" w:rsidR="00000000" w:rsidRPr="00000000">
              <w:rPr>
                <w:rFonts w:ascii="Libre Baskerville" w:cs="Libre Baskerville" w:eastAsia="Libre Baskerville" w:hAnsi="Libre Baskerville"/>
                <w:sz w:val="18"/>
                <w:szCs w:val="18"/>
                <w:rtl w:val="0"/>
              </w:rPr>
              <w:t xml:space="preserve">,</w:t>
            </w:r>
          </w:ins>
        </w:sdtContent>
      </w:sdt>
      <w:r w:rsidDel="00000000" w:rsidR="00000000" w:rsidRPr="00000000">
        <w:rPr>
          <w:rFonts w:ascii="Libre Baskerville" w:cs="Libre Baskerville" w:eastAsia="Libre Baskerville" w:hAnsi="Libre Baskerville"/>
          <w:sz w:val="18"/>
          <w:szCs w:val="18"/>
          <w:rtl w:val="0"/>
        </w:rPr>
        <w:t xml:space="preserve"> 86 Ren!”</w:t>
      </w:r>
    </w:p>
    <w:p w:rsidR="00000000" w:rsidDel="00000000" w:rsidP="00000000" w:rsidRDefault="00000000" w:rsidRPr="00000000" w14:paraId="0000000C">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Dengan sigap, Nasir mendorong dua tuas kemudi tank, menjalankannya maju. Tidak lama kemudian, Ren segera melihat satu M60 masuk ke dalam jarak tembak.</w:t>
      </w:r>
    </w:p>
    <w:p w:rsidR="00000000" w:rsidDel="00000000" w:rsidP="00000000" w:rsidRDefault="00000000" w:rsidRPr="00000000" w14:paraId="0000000D">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“Ze</w:t>
      </w:r>
      <w:sdt>
        <w:sdtPr>
          <w:tag w:val="goog_rdk_29"/>
        </w:sdtPr>
        <w:sdtContent>
          <w:ins w:author="kamila annisa" w:id="13" w:date="2025-03-16T04:57:10Z">
            <w:r w:rsidDel="00000000" w:rsidR="00000000" w:rsidRPr="00000000">
              <w:rPr>
                <w:rFonts w:ascii="Libre Baskerville" w:cs="Libre Baskerville" w:eastAsia="Libre Baskerville" w:hAnsi="Libre Baskerville"/>
                <w:sz w:val="18"/>
                <w:szCs w:val="18"/>
                <w:rtl w:val="0"/>
              </w:rPr>
              <w:t xml:space="preserve">m</w:t>
            </w:r>
          </w:ins>
        </w:sdtContent>
      </w:sdt>
      <w:sdt>
        <w:sdtPr>
          <w:tag w:val="goog_rdk_30"/>
        </w:sdtPr>
        <w:sdtContent>
          <w:del w:author="kamila annisa" w:id="13" w:date="2025-03-16T04:57:10Z">
            <w:r w:rsidDel="00000000" w:rsidR="00000000" w:rsidRPr="00000000">
              <w:rPr>
                <w:rFonts w:ascii="Libre Baskerville" w:cs="Libre Baskerville" w:eastAsia="Libre Baskerville" w:hAnsi="Libre Baskerville"/>
                <w:sz w:val="18"/>
                <w:szCs w:val="18"/>
                <w:rtl w:val="0"/>
              </w:rPr>
              <w:delText xml:space="preserve">n</w:delText>
            </w:r>
          </w:del>
        </w:sdtContent>
      </w:sdt>
      <w:r w:rsidDel="00000000" w:rsidR="00000000" w:rsidRPr="00000000">
        <w:rPr>
          <w:rFonts w:ascii="Libre Baskerville" w:cs="Libre Baskerville" w:eastAsia="Libre Baskerville" w:hAnsi="Libre Baskerville"/>
          <w:sz w:val="18"/>
          <w:szCs w:val="18"/>
          <w:rtl w:val="0"/>
        </w:rPr>
        <w:t xml:space="preserve">, Robert! Bersiaplah, kalian akan segera beraksi! Ada satu terlihat jam sebelas dari sini!”</w:t>
      </w:r>
    </w:p>
    <w:p w:rsidR="00000000" w:rsidDel="00000000" w:rsidP="00000000" w:rsidRDefault="00000000" w:rsidRPr="00000000" w14:paraId="0000000E">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Kami berdua membalas, “Siap!”</w:t>
      </w:r>
    </w:p>
    <w:p w:rsidR="00000000" w:rsidDel="00000000" w:rsidP="00000000" w:rsidRDefault="00000000" w:rsidRPr="00000000" w14:paraId="0000000F">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Robert segera memutar kubah dan membidik tank tersebut, sementara aku menyiapkan kembali amunisi </w:t>
      </w:r>
      <w:sdt>
        <w:sdtPr>
          <w:tag w:val="goog_rdk_31"/>
        </w:sdtPr>
        <w:sdtContent>
          <w:ins w:author="kamila annisa" w:id="14" w:date="2025-03-16T06:00:27Z">
            <w:r w:rsidDel="00000000" w:rsidR="00000000" w:rsidRPr="00000000">
              <w:rPr>
                <w:rFonts w:ascii="Libre Baskerville" w:cs="Libre Baskerville" w:eastAsia="Libre Baskerville" w:hAnsi="Libre Baskerville"/>
                <w:sz w:val="18"/>
                <w:szCs w:val="18"/>
                <w:rtl w:val="0"/>
              </w:rPr>
              <w:t xml:space="preserve">a</w:t>
            </w:r>
          </w:ins>
        </w:sdtContent>
      </w:sdt>
      <w:sdt>
        <w:sdtPr>
          <w:tag w:val="goog_rdk_32"/>
        </w:sdtPr>
        <w:sdtContent>
          <w:del w:author="kamila annisa" w:id="14" w:date="2025-03-16T06:00:27Z"/>
          <w:sdt>
            <w:sdtPr>
              <w:tag w:val="goog_rdk_33"/>
            </w:sdtPr>
            <w:sdtContent>
              <w:del w:author="kamila annisa" w:id="14" w:date="2025-03-16T06:00:27Z">
                <w:r w:rsidDel="00000000" w:rsidR="00000000" w:rsidRPr="00000000">
                  <w:rPr>
                    <w:rFonts w:ascii="Libre Baskerville" w:cs="Libre Baskerville" w:eastAsia="Libre Baskerville" w:hAnsi="Libre Baskerville"/>
                    <w:i w:val="1"/>
                    <w:sz w:val="18"/>
                    <w:szCs w:val="18"/>
                    <w:rtl w:val="0"/>
                    <w:rPrChange w:author="kamila annisa" w:id="15" w:date="2025-03-16T04:56:12Z">
                      <w:rPr>
                        <w:rFonts w:ascii="Libre Baskerville" w:cs="Libre Baskerville" w:eastAsia="Libre Baskerville" w:hAnsi="Libre Baskerville"/>
                        <w:sz w:val="18"/>
                        <w:szCs w:val="18"/>
                      </w:rPr>
                    </w:rPrChange>
                  </w:rPr>
                  <w:delText xml:space="preserve">A</w:delText>
                </w:r>
              </w:del>
            </w:sdtContent>
          </w:sdt>
          <w:del w:author="kamila annisa" w:id="14" w:date="2025-03-16T06:00:27Z"/>
        </w:sdtContent>
      </w:sdt>
      <w:sdt>
        <w:sdtPr>
          <w:tag w:val="goog_rdk_34"/>
        </w:sdtPr>
        <w:sdtContent>
          <w:r w:rsidDel="00000000" w:rsidR="00000000" w:rsidRPr="00000000">
            <w:rPr>
              <w:rFonts w:ascii="Libre Baskerville" w:cs="Libre Baskerville" w:eastAsia="Libre Baskerville" w:hAnsi="Libre Baskerville"/>
              <w:i w:val="1"/>
              <w:sz w:val="18"/>
              <w:szCs w:val="18"/>
              <w:rtl w:val="0"/>
              <w:rPrChange w:author="kamila annisa" w:id="15" w:date="2025-03-16T04:56:12Z">
                <w:rPr>
                  <w:rFonts w:ascii="Libre Baskerville" w:cs="Libre Baskerville" w:eastAsia="Libre Baskerville" w:hAnsi="Libre Baskerville"/>
                  <w:sz w:val="18"/>
                  <w:szCs w:val="18"/>
                </w:rPr>
              </w:rPrChange>
            </w:rPr>
            <w:t xml:space="preserve">rmour</w:t>
          </w:r>
        </w:sdtContent>
      </w:sdt>
      <w:sdt>
        <w:sdtPr>
          <w:tag w:val="goog_rdk_35"/>
        </w:sdtPr>
        <w:sdtContent>
          <w:ins w:author="kamila annisa" w:id="16" w:date="2025-03-16T05:59:44Z"/>
          <w:sdt>
            <w:sdtPr>
              <w:tag w:val="goog_rdk_36"/>
            </w:sdtPr>
            <w:sdtContent>
              <w:ins w:author="kamila annisa" w:id="16" w:date="2025-03-16T05:59:44Z">
                <w:r w:rsidDel="00000000" w:rsidR="00000000" w:rsidRPr="00000000">
                  <w:rPr>
                    <w:rFonts w:ascii="Libre Baskerville" w:cs="Libre Baskerville" w:eastAsia="Libre Baskerville" w:hAnsi="Libre Baskerville"/>
                    <w:i w:val="1"/>
                    <w:sz w:val="18"/>
                    <w:szCs w:val="18"/>
                    <w:rtl w:val="0"/>
                    <w:rPrChange w:author="kamila annisa" w:id="15" w:date="2025-03-16T04:56:12Z">
                      <w:rPr>
                        <w:rFonts w:ascii="Libre Baskerville" w:cs="Libre Baskerville" w:eastAsia="Libre Baskerville" w:hAnsi="Libre Baskerville"/>
                        <w:sz w:val="18"/>
                        <w:szCs w:val="18"/>
                      </w:rPr>
                    </w:rPrChange>
                  </w:rPr>
                  <w:t xml:space="preserve">-</w:t>
                </w:r>
              </w:ins>
            </w:sdtContent>
          </w:sdt>
          <w:ins w:author="kamila annisa" w:id="16" w:date="2025-03-16T05:59:44Z"/>
        </w:sdtContent>
      </w:sdt>
      <w:sdt>
        <w:sdtPr>
          <w:tag w:val="goog_rdk_37"/>
        </w:sdtPr>
        <w:sdtContent>
          <w:del w:author="kamila annisa" w:id="16" w:date="2025-03-16T05:59:44Z"/>
          <w:sdt>
            <w:sdtPr>
              <w:tag w:val="goog_rdk_38"/>
            </w:sdtPr>
            <w:sdtContent>
              <w:del w:author="kamila annisa" w:id="16" w:date="2025-03-16T05:59:44Z">
                <w:r w:rsidDel="00000000" w:rsidR="00000000" w:rsidRPr="00000000">
                  <w:rPr>
                    <w:rFonts w:ascii="Libre Baskerville" w:cs="Libre Baskerville" w:eastAsia="Libre Baskerville" w:hAnsi="Libre Baskerville"/>
                    <w:i w:val="1"/>
                    <w:sz w:val="18"/>
                    <w:szCs w:val="18"/>
                    <w:rtl w:val="0"/>
                    <w:rPrChange w:author="kamila annisa" w:id="15" w:date="2025-03-16T04:56:12Z">
                      <w:rPr>
                        <w:rFonts w:ascii="Libre Baskerville" w:cs="Libre Baskerville" w:eastAsia="Libre Baskerville" w:hAnsi="Libre Baskerville"/>
                        <w:sz w:val="18"/>
                        <w:szCs w:val="18"/>
                      </w:rPr>
                    </w:rPrChange>
                  </w:rPr>
                  <w:delText xml:space="preserve"> </w:delText>
                </w:r>
              </w:del>
            </w:sdtContent>
          </w:sdt>
          <w:del w:author="kamila annisa" w:id="16" w:date="2025-03-16T05:59:44Z"/>
        </w:sdtContent>
      </w:sdt>
      <w:sdt>
        <w:sdtPr>
          <w:tag w:val="goog_rdk_39"/>
        </w:sdtPr>
        <w:sdtContent>
          <w:ins w:author="kamila annisa" w:id="16" w:date="2025-03-16T05:59:44Z">
            <w:sdt>
              <w:sdtPr>
                <w:tag w:val="goog_rdk_40"/>
              </w:sdtPr>
              <w:sdtContent>
                <w:del w:author="kamila annisa" w:id="16" w:date="2025-03-16T05:59:44Z"/>
              </w:sdtContent>
            </w:sdt>
          </w:ins>
          <w:sdt>
            <w:sdtPr>
              <w:tag w:val="goog_rdk_41"/>
            </w:sdtPr>
            <w:sdtContent>
              <w:ins w:author="kamila annisa" w:id="16" w:date="2025-03-16T05:59:44Z">
                <w:del w:author="kamila annisa" w:id="16" w:date="2025-03-16T05:59:44Z">
                  <w:r w:rsidDel="00000000" w:rsidR="00000000" w:rsidRPr="00000000">
                    <w:rPr>
                      <w:rFonts w:ascii="Libre Baskerville" w:cs="Libre Baskerville" w:eastAsia="Libre Baskerville" w:hAnsi="Libre Baskerville"/>
                      <w:i w:val="1"/>
                      <w:sz w:val="18"/>
                      <w:szCs w:val="18"/>
                      <w:rtl w:val="0"/>
                      <w:rPrChange w:author="kamila annisa" w:id="15" w:date="2025-03-16T04:56:12Z">
                        <w:rPr>
                          <w:rFonts w:ascii="Libre Baskerville" w:cs="Libre Baskerville" w:eastAsia="Libre Baskerville" w:hAnsi="Libre Baskerville"/>
                          <w:sz w:val="18"/>
                          <w:szCs w:val="18"/>
                        </w:rPr>
                      </w:rPrChange>
                    </w:rPr>
                    <w:delText xml:space="preserve">p</w:delText>
                  </w:r>
                </w:del>
              </w:ins>
            </w:sdtContent>
          </w:sdt>
          <w:ins w:author="kamila annisa" w:id="16" w:date="2025-03-16T05:59:44Z">
            <w:del w:author="kamila annisa" w:id="16" w:date="2025-03-16T05:59:44Z"/>
          </w:ins>
        </w:sdtContent>
      </w:sdt>
      <w:sdt>
        <w:sdtPr>
          <w:tag w:val="goog_rdk_42"/>
        </w:sdtPr>
        <w:sdtContent>
          <w:del w:author="kamila annisa" w:id="16" w:date="2025-03-16T05:59:44Z"/>
          <w:sdt>
            <w:sdtPr>
              <w:tag w:val="goog_rdk_43"/>
            </w:sdtPr>
            <w:sdtContent>
              <w:del w:author="kamila annisa" w:id="16" w:date="2025-03-16T05:59:44Z">
                <w:r w:rsidDel="00000000" w:rsidR="00000000" w:rsidRPr="00000000">
                  <w:rPr>
                    <w:rFonts w:ascii="Libre Baskerville" w:cs="Libre Baskerville" w:eastAsia="Libre Baskerville" w:hAnsi="Libre Baskerville"/>
                    <w:i w:val="1"/>
                    <w:sz w:val="18"/>
                    <w:szCs w:val="18"/>
                    <w:rtl w:val="0"/>
                    <w:rPrChange w:author="kamila annisa" w:id="15" w:date="2025-03-16T04:56:12Z">
                      <w:rPr>
                        <w:rFonts w:ascii="Libre Baskerville" w:cs="Libre Baskerville" w:eastAsia="Libre Baskerville" w:hAnsi="Libre Baskerville"/>
                        <w:sz w:val="18"/>
                        <w:szCs w:val="18"/>
                      </w:rPr>
                    </w:rPrChange>
                  </w:rPr>
                  <w:delText xml:space="preserve">P</w:delText>
                </w:r>
              </w:del>
            </w:sdtContent>
          </w:sdt>
          <w:del w:author="kamila annisa" w:id="16" w:date="2025-03-16T05:59:44Z"/>
        </w:sdtContent>
      </w:sdt>
      <w:sdt>
        <w:sdtPr>
          <w:tag w:val="goog_rdk_44"/>
        </w:sdtPr>
        <w:sdtContent>
          <w:r w:rsidDel="00000000" w:rsidR="00000000" w:rsidRPr="00000000">
            <w:rPr>
              <w:rFonts w:ascii="Libre Baskerville" w:cs="Libre Baskerville" w:eastAsia="Libre Baskerville" w:hAnsi="Libre Baskerville"/>
              <w:i w:val="1"/>
              <w:sz w:val="18"/>
              <w:szCs w:val="18"/>
              <w:rtl w:val="0"/>
              <w:rPrChange w:author="kamila annisa" w:id="15" w:date="2025-03-16T04:56:12Z">
                <w:rPr>
                  <w:rFonts w:ascii="Libre Baskerville" w:cs="Libre Baskerville" w:eastAsia="Libre Baskerville" w:hAnsi="Libre Baskerville"/>
                  <w:sz w:val="18"/>
                  <w:szCs w:val="18"/>
                </w:rPr>
              </w:rPrChange>
            </w:rPr>
            <w:t xml:space="preserve">iercing.</w:t>
          </w:r>
        </w:sdtContent>
      </w:sdt>
      <w:r w:rsidDel="00000000" w:rsidR="00000000" w:rsidRPr="00000000">
        <w:rPr>
          <w:rFonts w:ascii="Libre Baskerville" w:cs="Libre Baskerville" w:eastAsia="Libre Baskerville" w:hAnsi="Libre Baskerville"/>
          <w:sz w:val="18"/>
          <w:szCs w:val="18"/>
          <w:rtl w:val="0"/>
        </w:rPr>
        <w:t xml:space="preserve"> Seketika, Robert menekan pelatuk.</w:t>
      </w:r>
    </w:p>
    <w:p w:rsidR="00000000" w:rsidDel="00000000" w:rsidP="00000000" w:rsidRDefault="00000000" w:rsidRPr="00000000" w14:paraId="00000010">
      <w:pPr>
        <w:jc w:val="both"/>
        <w:rPr>
          <w:rFonts w:ascii="Libre Baskerville" w:cs="Libre Baskerville" w:eastAsia="Libre Baskerville" w:hAnsi="Libre Baskerville"/>
          <w:sz w:val="18"/>
          <w:szCs w:val="18"/>
        </w:rPr>
      </w:pPr>
      <w:sdt>
        <w:sdtPr>
          <w:tag w:val="goog_rdk_45"/>
        </w:sdtPr>
        <w:sdtContent>
          <w:r w:rsidDel="00000000" w:rsidR="00000000" w:rsidRPr="00000000">
            <w:rPr>
              <w:rFonts w:ascii="Libre Baskerville" w:cs="Libre Baskerville" w:eastAsia="Libre Baskerville" w:hAnsi="Libre Baskerville"/>
              <w:i w:val="1"/>
              <w:sz w:val="18"/>
              <w:szCs w:val="18"/>
              <w:rtl w:val="0"/>
              <w:rPrChange w:author="kamila annisa" w:id="17" w:date="2025-03-16T04:59:38Z">
                <w:rPr>
                  <w:rFonts w:ascii="Libre Baskerville" w:cs="Libre Baskerville" w:eastAsia="Libre Baskerville" w:hAnsi="Libre Baskerville"/>
                  <w:sz w:val="18"/>
                  <w:szCs w:val="18"/>
                </w:rPr>
              </w:rPrChange>
            </w:rPr>
            <w:t xml:space="preserve">DERR!</w:t>
          </w:r>
        </w:sdtContent>
      </w:sdt>
      <w:r w:rsidDel="00000000" w:rsidR="00000000" w:rsidRPr="00000000">
        <w:rPr>
          <w:rFonts w:ascii="Libre Baskerville" w:cs="Libre Baskerville" w:eastAsia="Libre Baskerville" w:hAnsi="Libre Baskerville"/>
          <w:sz w:val="18"/>
          <w:szCs w:val="18"/>
          <w:rtl w:val="0"/>
        </w:rPr>
        <w:t xml:space="preserve"> Sebuah proyektil berbahan dasar tungsten terbang dari laras meriam. Bagaikan elang yang sudah mengunci mangsanya, proyektil itu terbang lurus ke arah target, mengenai bagian depan kubah sebuah M60 dan menembusnya. Penetrasi dari proyektil itu menghasilkan percikan api dan pecahan baja, secara efektif merusak bagian dalam tank tersebut.</w:t>
      </w:r>
    </w:p>
    <w:p w:rsidR="00000000" w:rsidDel="00000000" w:rsidP="00000000" w:rsidRDefault="00000000" w:rsidRPr="00000000" w14:paraId="00000011">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w:t>
      </w:r>
      <w:sdt>
        <w:sdtPr>
          <w:tag w:val="goog_rdk_46"/>
        </w:sdtPr>
        <w:sdtContent>
          <w:r w:rsidDel="00000000" w:rsidR="00000000" w:rsidRPr="00000000">
            <w:rPr>
              <w:rFonts w:ascii="Libre Baskerville" w:cs="Libre Baskerville" w:eastAsia="Libre Baskerville" w:hAnsi="Libre Baskerville"/>
              <w:i w:val="1"/>
              <w:sz w:val="18"/>
              <w:szCs w:val="18"/>
              <w:rtl w:val="0"/>
              <w:rPrChange w:author="kamila annisa" w:id="18" w:date="2025-03-16T04:56:58Z">
                <w:rPr>
                  <w:rFonts w:ascii="Libre Baskerville" w:cs="Libre Baskerville" w:eastAsia="Libre Baskerville" w:hAnsi="Libre Baskerville"/>
                  <w:sz w:val="18"/>
                  <w:szCs w:val="18"/>
                </w:rPr>
              </w:rPrChange>
            </w:rPr>
            <w:t xml:space="preserve">Bullseye</w:t>
          </w:r>
        </w:sdtContent>
      </w:sdt>
      <w:r w:rsidDel="00000000" w:rsidR="00000000" w:rsidRPr="00000000">
        <w:rPr>
          <w:rFonts w:ascii="Libre Baskerville" w:cs="Libre Baskerville" w:eastAsia="Libre Baskerville" w:hAnsi="Libre Baskerville"/>
          <w:sz w:val="18"/>
          <w:szCs w:val="18"/>
          <w:rtl w:val="0"/>
        </w:rPr>
        <w:t xml:space="preserve">! Kerja bagus</w:t>
      </w:r>
      <w:sdt>
        <w:sdtPr>
          <w:tag w:val="goog_rdk_47"/>
        </w:sdtPr>
        <w:sdtContent>
          <w:ins w:author="kamila annisa" w:id="19" w:date="2025-03-16T04:57:03Z">
            <w:r w:rsidDel="00000000" w:rsidR="00000000" w:rsidRPr="00000000">
              <w:rPr>
                <w:rFonts w:ascii="Libre Baskerville" w:cs="Libre Baskerville" w:eastAsia="Libre Baskerville" w:hAnsi="Libre Baskerville"/>
                <w:sz w:val="18"/>
                <w:szCs w:val="18"/>
                <w:rtl w:val="0"/>
              </w:rPr>
              <w:t xml:space="preserve">,</w:t>
            </w:r>
          </w:ins>
        </w:sdtContent>
      </w:sdt>
      <w:r w:rsidDel="00000000" w:rsidR="00000000" w:rsidRPr="00000000">
        <w:rPr>
          <w:rFonts w:ascii="Libre Baskerville" w:cs="Libre Baskerville" w:eastAsia="Libre Baskerville" w:hAnsi="Libre Baskerville"/>
          <w:sz w:val="18"/>
          <w:szCs w:val="18"/>
          <w:rtl w:val="0"/>
        </w:rPr>
        <w:t xml:space="preserve"> Robert!” Puji Zem.</w:t>
      </w:r>
    </w:p>
    <w:p w:rsidR="00000000" w:rsidDel="00000000" w:rsidP="00000000" w:rsidRDefault="00000000" w:rsidRPr="00000000" w14:paraId="00000012">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Satu persatu tank musuh berhasil dihancurkan. Para tank regu kami secara efektif menjalankan strategi tanpa terkena tembak</w:t>
      </w:r>
      <w:sdt>
        <w:sdtPr>
          <w:tag w:val="goog_rdk_48"/>
        </w:sdtPr>
        <w:sdtContent>
          <w:ins w:author="kamila annisa" w:id="20" w:date="2025-03-16T04:58:06Z">
            <w:r w:rsidDel="00000000" w:rsidR="00000000" w:rsidRPr="00000000">
              <w:rPr>
                <w:rFonts w:ascii="Libre Baskerville" w:cs="Libre Baskerville" w:eastAsia="Libre Baskerville" w:hAnsi="Libre Baskerville"/>
                <w:sz w:val="18"/>
                <w:szCs w:val="18"/>
                <w:rtl w:val="0"/>
              </w:rPr>
              <w:t xml:space="preserve">an</w:t>
            </w:r>
          </w:ins>
        </w:sdtContent>
      </w:sdt>
      <w:r w:rsidDel="00000000" w:rsidR="00000000" w:rsidRPr="00000000">
        <w:rPr>
          <w:rFonts w:ascii="Libre Baskerville" w:cs="Libre Baskerville" w:eastAsia="Libre Baskerville" w:hAnsi="Libre Baskerville"/>
          <w:sz w:val="18"/>
          <w:szCs w:val="18"/>
          <w:rtl w:val="0"/>
        </w:rPr>
        <w:t xml:space="preserve"> sedikitpun. Semuanya berjalan sesuai rencana! Tapi, mengapa sepertinya mudah sekali-</w:t>
      </w:r>
    </w:p>
    <w:p w:rsidR="00000000" w:rsidDel="00000000" w:rsidP="00000000" w:rsidRDefault="00000000" w:rsidRPr="00000000" w14:paraId="00000013">
      <w:pPr>
        <w:jc w:val="both"/>
        <w:rPr>
          <w:rFonts w:ascii="Libre Baskerville" w:cs="Libre Baskerville" w:eastAsia="Libre Baskerville" w:hAnsi="Libre Baskerville"/>
          <w:sz w:val="18"/>
          <w:szCs w:val="18"/>
        </w:rPr>
      </w:pPr>
      <w:sdt>
        <w:sdtPr>
          <w:tag w:val="goog_rdk_49"/>
        </w:sdtPr>
        <w:sdtContent>
          <w:r w:rsidDel="00000000" w:rsidR="00000000" w:rsidRPr="00000000">
            <w:rPr>
              <w:rFonts w:ascii="Libre Baskerville" w:cs="Libre Baskerville" w:eastAsia="Libre Baskerville" w:hAnsi="Libre Baskerville"/>
              <w:i w:val="1"/>
              <w:sz w:val="18"/>
              <w:szCs w:val="18"/>
              <w:rtl w:val="0"/>
              <w:rPrChange w:author="kamila annisa" w:id="21" w:date="2025-03-16T04:59:45Z">
                <w:rPr>
                  <w:rFonts w:ascii="Libre Baskerville" w:cs="Libre Baskerville" w:eastAsia="Libre Baskerville" w:hAnsi="Libre Baskerville"/>
                  <w:sz w:val="18"/>
                  <w:szCs w:val="18"/>
                </w:rPr>
              </w:rPrChange>
            </w:rPr>
            <w:t xml:space="preserve">DUAR!</w:t>
          </w:r>
        </w:sdtContent>
      </w:sdt>
      <w:r w:rsidDel="00000000" w:rsidR="00000000" w:rsidRPr="00000000">
        <w:rPr>
          <w:rFonts w:ascii="Libre Baskerville" w:cs="Libre Baskerville" w:eastAsia="Libre Baskerville" w:hAnsi="Libre Baskerville"/>
          <w:sz w:val="18"/>
          <w:szCs w:val="18"/>
          <w:rtl w:val="0"/>
        </w:rPr>
        <w:t xml:space="preserve"> Suara ledakan terdengar dari arah belakang. Zem refleks melihat ke</w:t>
      </w:r>
      <w:sdt>
        <w:sdtPr>
          <w:tag w:val="goog_rdk_50"/>
        </w:sdtPr>
        <w:sdtContent>
          <w:ins w:author="kamila annisa" w:id="22" w:date="2025-03-16T04:59:54Z">
            <w:r w:rsidDel="00000000" w:rsidR="00000000" w:rsidRPr="00000000">
              <w:rPr>
                <w:rFonts w:ascii="Libre Baskerville" w:cs="Libre Baskerville" w:eastAsia="Libre Baskerville" w:hAnsi="Libre Baskerville"/>
                <w:sz w:val="18"/>
                <w:szCs w:val="18"/>
                <w:rtl w:val="0"/>
              </w:rPr>
              <w:t xml:space="preserve"> </w:t>
            </w:r>
          </w:ins>
        </w:sdtContent>
      </w:sdt>
      <w:r w:rsidDel="00000000" w:rsidR="00000000" w:rsidRPr="00000000">
        <w:rPr>
          <w:rFonts w:ascii="Libre Baskerville" w:cs="Libre Baskerville" w:eastAsia="Libre Baskerville" w:hAnsi="Libre Baskerville"/>
          <w:sz w:val="18"/>
          <w:szCs w:val="18"/>
          <w:rtl w:val="0"/>
        </w:rPr>
        <w:t xml:space="preserve">belakang kami. Ketika melihat ke</w:t>
      </w:r>
      <w:sdt>
        <w:sdtPr>
          <w:tag w:val="goog_rdk_51"/>
        </w:sdtPr>
        <w:sdtContent>
          <w:ins w:author="kamila annisa" w:id="23" w:date="2025-03-16T04:59:57Z">
            <w:r w:rsidDel="00000000" w:rsidR="00000000" w:rsidRPr="00000000">
              <w:rPr>
                <w:rFonts w:ascii="Libre Baskerville" w:cs="Libre Baskerville" w:eastAsia="Libre Baskerville" w:hAnsi="Libre Baskerville"/>
                <w:sz w:val="18"/>
                <w:szCs w:val="18"/>
                <w:rtl w:val="0"/>
              </w:rPr>
              <w:t xml:space="preserve"> </w:t>
            </w:r>
          </w:ins>
        </w:sdtContent>
      </w:sdt>
      <w:r w:rsidDel="00000000" w:rsidR="00000000" w:rsidRPr="00000000">
        <w:rPr>
          <w:rFonts w:ascii="Libre Baskerville" w:cs="Libre Baskerville" w:eastAsia="Libre Baskerville" w:hAnsi="Libre Baskerville"/>
          <w:sz w:val="18"/>
          <w:szCs w:val="18"/>
          <w:rtl w:val="0"/>
        </w:rPr>
        <w:t xml:space="preserve">belakang, Zem merinding. Kubah salah satu PT-76 terbang ke angkasa. Sasisnya meledak dan terbakar hebat, menewaskan semua kru di dalamnya. Kami masuk jebakan! Tank-tank itu hanyalah umpan! </w:t>
      </w:r>
      <w:r w:rsidDel="00000000" w:rsidR="00000000" w:rsidRPr="00000000">
        <w:rPr>
          <w:rFonts w:ascii="Libre Baskerville" w:cs="Libre Baskerville" w:eastAsia="Libre Baskerville" w:hAnsi="Libre Baskerville"/>
          <w:sz w:val="18"/>
          <w:szCs w:val="18"/>
          <w:rtl w:val="0"/>
        </w:rPr>
        <w:t xml:space="preserve">Di </w:t>
      </w:r>
      <w:sdt>
        <w:sdtPr>
          <w:tag w:val="goog_rdk_52"/>
        </w:sdtPr>
        <w:sdtContent>
          <w:ins w:author="kamila annisa" w:id="24" w:date="2025-03-16T05:00:36Z">
            <w:r w:rsidDel="00000000" w:rsidR="00000000" w:rsidRPr="00000000">
              <w:rPr>
                <w:rFonts w:ascii="Libre Baskerville" w:cs="Libre Baskerville" w:eastAsia="Libre Baskerville" w:hAnsi="Libre Baskerville"/>
                <w:sz w:val="18"/>
                <w:szCs w:val="18"/>
                <w:rtl w:val="0"/>
              </w:rPr>
              <w:t xml:space="preserve">b</w:t>
            </w:r>
          </w:ins>
        </w:sdtContent>
      </w:sdt>
      <w:sdt>
        <w:sdtPr>
          <w:tag w:val="goog_rdk_53"/>
        </w:sdtPr>
        <w:sdtContent>
          <w:del w:author="kamila annisa" w:id="24" w:date="2025-03-16T05:00:36Z">
            <w:r w:rsidDel="00000000" w:rsidR="00000000" w:rsidRPr="00000000">
              <w:rPr>
                <w:rFonts w:ascii="Libre Baskerville" w:cs="Libre Baskerville" w:eastAsia="Libre Baskerville" w:hAnsi="Libre Baskerville"/>
                <w:sz w:val="18"/>
                <w:szCs w:val="18"/>
                <w:rtl w:val="0"/>
              </w:rPr>
              <w:delText xml:space="preserve">B</w:delText>
            </w:r>
          </w:del>
        </w:sdtContent>
      </w:sdt>
      <w:r w:rsidDel="00000000" w:rsidR="00000000" w:rsidRPr="00000000">
        <w:rPr>
          <w:rFonts w:ascii="Libre Baskerville" w:cs="Libre Baskerville" w:eastAsia="Libre Baskerville" w:hAnsi="Libre Baskerville"/>
          <w:sz w:val="18"/>
          <w:szCs w:val="18"/>
          <w:rtl w:val="0"/>
        </w:rPr>
        <w:t xml:space="preserve">elakang </w:t>
      </w:r>
      <w:r w:rsidDel="00000000" w:rsidR="00000000" w:rsidRPr="00000000">
        <w:rPr>
          <w:rFonts w:ascii="Libre Baskerville" w:cs="Libre Baskerville" w:eastAsia="Libre Baskerville" w:hAnsi="Libre Baskerville"/>
          <w:sz w:val="18"/>
          <w:szCs w:val="18"/>
          <w:rtl w:val="0"/>
        </w:rPr>
        <w:t xml:space="preserve">kami terdapat beberapa tank ringan AMX-13 dan infanteri yang membawa peluncur roket, sudah membidik </w:t>
      </w:r>
      <w:r w:rsidDel="00000000" w:rsidR="00000000" w:rsidRPr="00000000">
        <w:rPr>
          <w:rFonts w:ascii="Libre Baskerville" w:cs="Libre Baskerville" w:eastAsia="Libre Baskerville" w:hAnsi="Libre Baskerville"/>
          <w:sz w:val="18"/>
          <w:szCs w:val="18"/>
          <w:rtl w:val="0"/>
        </w:rPr>
        <w:t xml:space="preserve">ke arah </w:t>
      </w:r>
      <w:r w:rsidDel="00000000" w:rsidR="00000000" w:rsidRPr="00000000">
        <w:rPr>
          <w:rFonts w:ascii="Libre Baskerville" w:cs="Libre Baskerville" w:eastAsia="Libre Baskerville" w:hAnsi="Libre Baskerville"/>
          <w:sz w:val="18"/>
          <w:szCs w:val="18"/>
          <w:rtl w:val="0"/>
        </w:rPr>
        <w:t xml:space="preserve">kami.</w:t>
      </w:r>
    </w:p>
    <w:p w:rsidR="00000000" w:rsidDel="00000000" w:rsidP="00000000" w:rsidRDefault="00000000" w:rsidRPr="00000000" w14:paraId="00000014">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“NAS! PUTAR BALI-“</w:t>
      </w:r>
    </w:p>
    <w:p w:rsidR="00000000" w:rsidDel="00000000" w:rsidP="00000000" w:rsidRDefault="00000000" w:rsidRPr="00000000" w14:paraId="00000015">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Tiba-tiba saja aku merasakan sebuah pecahan baja terbang mengenai kepalaku. Rasanya seperti ditampar oleh kenyataan. Kepalaku pusing kunang-kunang, penglihatanku semakin kabur. Sepertinya aku akan tidur sebentar</w:t>
      </w:r>
      <w:sdt>
        <w:sdtPr>
          <w:tag w:val="goog_rdk_54"/>
        </w:sdtPr>
        <w:sdtContent>
          <w:ins w:author="kamila annisa" w:id="25" w:date="2025-03-16T05:00:54Z">
            <w:r w:rsidDel="00000000" w:rsidR="00000000" w:rsidRPr="00000000">
              <w:rPr>
                <w:rFonts w:ascii="Libre Baskerville" w:cs="Libre Baskerville" w:eastAsia="Libre Baskerville" w:hAnsi="Libre Baskerville"/>
                <w:sz w:val="18"/>
                <w:szCs w:val="18"/>
                <w:rtl w:val="0"/>
              </w:rPr>
              <w:t xml:space="preserve">…</w:t>
            </w:r>
          </w:ins>
        </w:sdtContent>
      </w:sdt>
      <w:sdt>
        <w:sdtPr>
          <w:tag w:val="goog_rdk_55"/>
        </w:sdtPr>
        <w:sdtContent>
          <w:del w:author="kamila annisa" w:id="25" w:date="2025-03-16T05:00:54Z">
            <w:r w:rsidDel="00000000" w:rsidR="00000000" w:rsidRPr="00000000">
              <w:rPr>
                <w:rFonts w:ascii="Libre Baskerville" w:cs="Libre Baskerville" w:eastAsia="Libre Baskerville" w:hAnsi="Libre Baskerville"/>
                <w:sz w:val="18"/>
                <w:szCs w:val="18"/>
                <w:rtl w:val="0"/>
              </w:rPr>
              <w:delText xml:space="preserve">..</w:delText>
            </w:r>
          </w:del>
        </w:sdtContent>
      </w:sdt>
      <w:sdt>
        <w:sdtPr>
          <w:tag w:val="goog_rdk_56"/>
        </w:sdtPr>
        <w:sdtContent>
          <w:ins w:author="kamila annisa" w:id="26" w:date="2025-03-16T05:00:53Z">
            <w:sdt>
              <w:sdtPr>
                <w:tag w:val="goog_rdk_57"/>
              </w:sdtPr>
              <w:sdtContent>
                <w:del w:author="kamila annisa" w:id="25" w:date="2025-03-16T05:00:54Z">
                  <w:r w:rsidDel="00000000" w:rsidR="00000000" w:rsidRPr="00000000">
                    <w:rPr>
                      <w:rFonts w:ascii="Libre Baskerville" w:cs="Libre Baskerville" w:eastAsia="Libre Baskerville" w:hAnsi="Libre Baskerville"/>
                      <w:sz w:val="18"/>
                      <w:szCs w:val="18"/>
                      <w:rtl w:val="0"/>
                    </w:rPr>
                    <w:delText xml:space="preserve">.</w:delText>
                  </w:r>
                </w:del>
              </w:sdtContent>
            </w:sdt>
          </w:ins>
        </w:sdtContent>
      </w:sdt>
      <w:r w:rsidDel="00000000" w:rsidR="00000000" w:rsidRPr="00000000">
        <w:rPr>
          <w:rtl w:val="0"/>
        </w:rPr>
      </w:r>
    </w:p>
    <w:p w:rsidR="00000000" w:rsidDel="00000000" w:rsidP="00000000" w:rsidRDefault="00000000" w:rsidRPr="00000000" w14:paraId="00000016">
      <w:pPr>
        <w:jc w:val="both"/>
        <w:rPr>
          <w:rFonts w:ascii="Libre Baskerville" w:cs="Libre Baskerville" w:eastAsia="Libre Baskerville" w:hAnsi="Libre Baskerville"/>
          <w:sz w:val="18"/>
          <w:szCs w:val="18"/>
        </w:rPr>
      </w:pPr>
      <w:r w:rsidDel="00000000" w:rsidR="00000000" w:rsidRPr="00000000">
        <w:rPr>
          <w:rFonts w:ascii="Microsoft Yahei" w:cs="Microsoft Yahei" w:eastAsia="Microsoft Yahei" w:hAnsi="Microsoft Yahei"/>
          <w:sz w:val="18"/>
          <w:szCs w:val="18"/>
          <w:rtl w:val="0"/>
        </w:rPr>
        <w:t xml:space="preserve">ↈ</w:t>
      </w:r>
      <w:r w:rsidDel="00000000" w:rsidR="00000000" w:rsidRPr="00000000">
        <w:rPr>
          <w:rtl w:val="0"/>
        </w:rPr>
      </w:r>
    </w:p>
    <w:p w:rsidR="00000000" w:rsidDel="00000000" w:rsidP="00000000" w:rsidRDefault="00000000" w:rsidRPr="00000000" w14:paraId="00000017">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27 Desember 1965</w:t>
      </w:r>
    </w:p>
    <w:p w:rsidR="00000000" w:rsidDel="00000000" w:rsidP="00000000" w:rsidRDefault="00000000" w:rsidRPr="00000000" w14:paraId="00000018">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Aku berjalan di sebuah jalanan kotor nan kumuh dalam sebuah kota. Dengan napas terengah-engah, aku terus berjalan di jalanan, mencoba mencari makanan. Setiap tempat sampah di kota sudah ku</w:t>
      </w:r>
      <w:sdt>
        <w:sdtPr>
          <w:tag w:val="goog_rdk_58"/>
        </w:sdtPr>
        <w:sdtContent>
          <w:del w:author="kamila annisa" w:id="27" w:date="2025-03-16T05:01:59Z">
            <w:r w:rsidDel="00000000" w:rsidR="00000000" w:rsidRPr="00000000">
              <w:rPr>
                <w:rFonts w:ascii="Libre Baskerville" w:cs="Libre Baskerville" w:eastAsia="Libre Baskerville" w:hAnsi="Libre Baskerville"/>
                <w:sz w:val="18"/>
                <w:szCs w:val="18"/>
                <w:highlight w:val="yellow"/>
                <w:rtl w:val="0"/>
              </w:rPr>
              <w:delText xml:space="preserve"> </w:delText>
            </w:r>
          </w:del>
        </w:sdtContent>
      </w:sdt>
      <w:r w:rsidDel="00000000" w:rsidR="00000000" w:rsidRPr="00000000">
        <w:rPr>
          <w:rFonts w:ascii="Libre Baskerville" w:cs="Libre Baskerville" w:eastAsia="Libre Baskerville" w:hAnsi="Libre Baskerville"/>
          <w:sz w:val="18"/>
          <w:szCs w:val="18"/>
          <w:highlight w:val="yellow"/>
          <w:rtl w:val="0"/>
        </w:rPr>
        <w:t xml:space="preserve">kais, tidak ada </w:t>
      </w:r>
      <w:sdt>
        <w:sdtPr>
          <w:tag w:val="goog_rdk_59"/>
        </w:sdtPr>
        <w:sdtContent>
          <w:ins w:author="kamila annisa" w:id="28" w:date="2025-03-16T05:02:09Z">
            <w:r w:rsidDel="00000000" w:rsidR="00000000" w:rsidRPr="00000000">
              <w:rPr>
                <w:rFonts w:ascii="Libre Baskerville" w:cs="Libre Baskerville" w:eastAsia="Libre Baskerville" w:hAnsi="Libre Baskerville"/>
                <w:sz w:val="18"/>
                <w:szCs w:val="18"/>
                <w:highlight w:val="yellow"/>
                <w:rtl w:val="0"/>
              </w:rPr>
              <w:t xml:space="preserve">satupun </w:t>
            </w:r>
          </w:ins>
        </w:sdtContent>
      </w:sdt>
      <w:r w:rsidDel="00000000" w:rsidR="00000000" w:rsidRPr="00000000">
        <w:rPr>
          <w:rFonts w:ascii="Libre Baskerville" w:cs="Libre Baskerville" w:eastAsia="Libre Baskerville" w:hAnsi="Libre Baskerville"/>
          <w:sz w:val="18"/>
          <w:szCs w:val="18"/>
          <w:highlight w:val="yellow"/>
          <w:rtl w:val="0"/>
        </w:rPr>
        <w:t xml:space="preserve">makanan atau minuman. Aku mencoba meminta-minta, tetapi tidak ada yang peduli. Ah, semua manusia sama saja, hanya memedulikan diri sendiri. Buat apa punya teman? nanti aku diperalat lagi.</w:t>
      </w:r>
    </w:p>
    <w:p w:rsidR="00000000" w:rsidDel="00000000" w:rsidP="00000000" w:rsidRDefault="00000000" w:rsidRPr="00000000" w14:paraId="00000019">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Aku mendesah. Sudah tiga hari aku ganjal batu sejak diusir dari kontrakan Pak Bob. Ah, dasar Zem yang malang. Lagi-lagi sial.</w:t>
      </w:r>
    </w:p>
    <w:p w:rsidR="00000000" w:rsidDel="00000000" w:rsidP="00000000" w:rsidRDefault="00000000" w:rsidRPr="00000000" w14:paraId="0000001A">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“ADUH! Apa ini?!”</w:t>
      </w:r>
    </w:p>
    <w:p w:rsidR="00000000" w:rsidDel="00000000" w:rsidP="00000000" w:rsidRDefault="00000000" w:rsidRPr="00000000" w14:paraId="0000001B">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Tiba-tiba sebuah poster terbang menabrak wajahku. Wajahku memerah. Kuambil dengan erat poster yang menabrakku. Kemarahanku memuncak. Aku segera mencengkeram poster itu, berniat merobeknya. Tepat sebelum aku merobek poster itu aku membaca</w:t>
      </w:r>
      <w:sdt>
        <w:sdtPr>
          <w:tag w:val="goog_rdk_60"/>
        </w:sdtPr>
        <w:sdtContent>
          <w:ins w:author="kamila annisa" w:id="29" w:date="2025-03-16T05:03:28Z">
            <w:r w:rsidDel="00000000" w:rsidR="00000000" w:rsidRPr="00000000">
              <w:rPr>
                <w:rFonts w:ascii="Libre Baskerville" w:cs="Libre Baskerville" w:eastAsia="Libre Baskerville" w:hAnsi="Libre Baskerville"/>
                <w:sz w:val="18"/>
                <w:szCs w:val="18"/>
                <w:highlight w:val="yellow"/>
                <w:rtl w:val="0"/>
              </w:rPr>
              <w:t xml:space="preserve">,</w:t>
            </w:r>
          </w:ins>
        </w:sdtContent>
      </w:sdt>
      <w:sdt>
        <w:sdtPr>
          <w:tag w:val="goog_rdk_61"/>
        </w:sdtPr>
        <w:sdtContent>
          <w:del w:author="kamila annisa" w:id="29" w:date="2025-03-16T05:03:28Z">
            <w:r w:rsidDel="00000000" w:rsidR="00000000" w:rsidRPr="00000000">
              <w:rPr>
                <w:rFonts w:ascii="Libre Baskerville" w:cs="Libre Baskerville" w:eastAsia="Libre Baskerville" w:hAnsi="Libre Baskerville"/>
                <w:sz w:val="18"/>
                <w:szCs w:val="18"/>
                <w:highlight w:val="yellow"/>
                <w:rtl w:val="0"/>
              </w:rPr>
              <w:delText xml:space="preserve">.</w:delText>
            </w:r>
          </w:del>
        </w:sdtContent>
      </w:sdt>
      <w:r w:rsidDel="00000000" w:rsidR="00000000" w:rsidRPr="00000000">
        <w:rPr>
          <w:rFonts w:ascii="Libre Baskerville" w:cs="Libre Baskerville" w:eastAsia="Libre Baskerville" w:hAnsi="Libre Baskerville"/>
          <w:sz w:val="18"/>
          <w:szCs w:val="18"/>
          <w:highlight w:val="yellow"/>
          <w:rtl w:val="0"/>
        </w:rPr>
        <w:t xml:space="preserve"> “WE NEED YOU!”</w:t>
      </w:r>
    </w:p>
    <w:p w:rsidR="00000000" w:rsidDel="00000000" w:rsidP="00000000" w:rsidRDefault="00000000" w:rsidRPr="00000000" w14:paraId="0000001C">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Ternyata itu sebuah poster wajib militer. Ah, aku teringat. Dua hari yang lalu</w:t>
      </w:r>
      <w:sdt>
        <w:sdtPr>
          <w:tag w:val="goog_rdk_62"/>
        </w:sdtPr>
        <w:sdtContent>
          <w:ins w:author="kamila annisa" w:id="30" w:date="2025-03-16T05:03:38Z">
            <w:r w:rsidDel="00000000" w:rsidR="00000000" w:rsidRPr="00000000">
              <w:rPr>
                <w:rFonts w:ascii="Libre Baskerville" w:cs="Libre Baskerville" w:eastAsia="Libre Baskerville" w:hAnsi="Libre Baskerville"/>
                <w:sz w:val="18"/>
                <w:szCs w:val="18"/>
                <w:highlight w:val="yellow"/>
                <w:rtl w:val="0"/>
              </w:rPr>
              <w:t xml:space="preserve">,</w:t>
            </w:r>
          </w:ins>
        </w:sdtContent>
      </w:sdt>
      <w:r w:rsidDel="00000000" w:rsidR="00000000" w:rsidRPr="00000000">
        <w:rPr>
          <w:rFonts w:ascii="Libre Baskerville" w:cs="Libre Baskerville" w:eastAsia="Libre Baskerville" w:hAnsi="Libre Baskerville"/>
          <w:sz w:val="18"/>
          <w:szCs w:val="18"/>
          <w:highlight w:val="yellow"/>
          <w:rtl w:val="0"/>
        </w:rPr>
        <w:t xml:space="preserve"> Republik Austronesia Utara telah menyerang Neosantara tanpa peringatan. Salah satu kota pesisir, Trigsmarina hancur tak bersisa. Yah, untungnya bukan kota ini yang diserang.</w:t>
      </w:r>
    </w:p>
    <w:p w:rsidR="00000000" w:rsidDel="00000000" w:rsidP="00000000" w:rsidRDefault="00000000" w:rsidRPr="00000000" w14:paraId="0000001D">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“Tunggu dulu.”</w:t>
      </w:r>
    </w:p>
    <w:p w:rsidR="00000000" w:rsidDel="00000000" w:rsidP="00000000" w:rsidRDefault="00000000" w:rsidRPr="00000000" w14:paraId="0000001E">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Aku berpikir sejenak. Hey! Aku masih punya kesempatan untuk hidup kalau aku masuk militer! Sarapan gratis, makan siang gratis, bahkan makan malam gratis! Kapan lagi? Aku pun segera berjalan menuju tempat perekrutan. Yah</w:t>
      </w:r>
      <w:sdt>
        <w:sdtPr>
          <w:tag w:val="goog_rdk_63"/>
        </w:sdtPr>
        <w:sdtContent>
          <w:ins w:author="kamila annisa" w:id="31" w:date="2025-03-16T05:04:14Z">
            <w:r w:rsidDel="00000000" w:rsidR="00000000" w:rsidRPr="00000000">
              <w:rPr>
                <w:rFonts w:ascii="Libre Baskerville" w:cs="Libre Baskerville" w:eastAsia="Libre Baskerville" w:hAnsi="Libre Baskerville"/>
                <w:sz w:val="18"/>
                <w:szCs w:val="18"/>
                <w:highlight w:val="yellow"/>
                <w:rtl w:val="0"/>
              </w:rPr>
              <w:t xml:space="preserve">,</w:t>
            </w:r>
          </w:ins>
        </w:sdtContent>
      </w:sdt>
      <w:r w:rsidDel="00000000" w:rsidR="00000000" w:rsidRPr="00000000">
        <w:rPr>
          <w:rFonts w:ascii="Libre Baskerville" w:cs="Libre Baskerville" w:eastAsia="Libre Baskerville" w:hAnsi="Libre Baskerville"/>
          <w:sz w:val="18"/>
          <w:szCs w:val="18"/>
          <w:highlight w:val="yellow"/>
          <w:rtl w:val="0"/>
        </w:rPr>
        <w:t xml:space="preserve"> Zem Hatris, hari ini kau cukup beruntung!</w:t>
      </w:r>
    </w:p>
    <w:p w:rsidR="00000000" w:rsidDel="00000000" w:rsidP="00000000" w:rsidRDefault="00000000" w:rsidRPr="00000000" w14:paraId="0000001F">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Disana</w:t>
      </w:r>
      <w:sdt>
        <w:sdtPr>
          <w:tag w:val="goog_rdk_64"/>
        </w:sdtPr>
        <w:sdtContent>
          <w:ins w:author="kamila annisa" w:id="32" w:date="2025-03-16T05:04:23Z">
            <w:r w:rsidDel="00000000" w:rsidR="00000000" w:rsidRPr="00000000">
              <w:rPr>
                <w:rFonts w:ascii="Libre Baskerville" w:cs="Libre Baskerville" w:eastAsia="Libre Baskerville" w:hAnsi="Libre Baskerville"/>
                <w:sz w:val="18"/>
                <w:szCs w:val="18"/>
                <w:highlight w:val="yellow"/>
                <w:rtl w:val="0"/>
              </w:rPr>
              <w:t xml:space="preserve">,</w:t>
            </w:r>
          </w:ins>
        </w:sdtContent>
      </w:sdt>
      <w:r w:rsidDel="00000000" w:rsidR="00000000" w:rsidRPr="00000000">
        <w:rPr>
          <w:rFonts w:ascii="Libre Baskerville" w:cs="Libre Baskerville" w:eastAsia="Libre Baskerville" w:hAnsi="Libre Baskerville"/>
          <w:sz w:val="18"/>
          <w:szCs w:val="18"/>
          <w:highlight w:val="yellow"/>
          <w:rtl w:val="0"/>
        </w:rPr>
        <w:t xml:space="preserve"> beberapa orang tentara segera memberikan semacam kertas formulir kepadaku. Dengan sigap aku mengisinya.</w:t>
      </w:r>
    </w:p>
    <w:p w:rsidR="00000000" w:rsidDel="00000000" w:rsidP="00000000" w:rsidRDefault="00000000" w:rsidRPr="00000000" w14:paraId="00000020">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“Kok</w:t>
      </w:r>
      <w:sdt>
        <w:sdtPr>
          <w:tag w:val="goog_rdk_65"/>
        </w:sdtPr>
        <w:sdtContent>
          <w:ins w:author="kamila annisa" w:id="33" w:date="2025-03-16T05:04:40Z">
            <w:r w:rsidDel="00000000" w:rsidR="00000000" w:rsidRPr="00000000">
              <w:rPr>
                <w:rFonts w:ascii="Libre Baskerville" w:cs="Libre Baskerville" w:eastAsia="Libre Baskerville" w:hAnsi="Libre Baskerville"/>
                <w:sz w:val="18"/>
                <w:szCs w:val="18"/>
                <w:highlight w:val="yellow"/>
                <w:rtl w:val="0"/>
              </w:rPr>
              <w:t xml:space="preserve">,</w:t>
            </w:r>
          </w:ins>
        </w:sdtContent>
      </w:sdt>
      <w:r w:rsidDel="00000000" w:rsidR="00000000" w:rsidRPr="00000000">
        <w:rPr>
          <w:rFonts w:ascii="Libre Baskerville" w:cs="Libre Baskerville" w:eastAsia="Libre Baskerville" w:hAnsi="Libre Baskerville"/>
          <w:sz w:val="18"/>
          <w:szCs w:val="18"/>
          <w:highlight w:val="yellow"/>
          <w:rtl w:val="0"/>
        </w:rPr>
        <w:t xml:space="preserve"> cepat banget isinya?” Salah satu tentara kebingungan.</w:t>
      </w:r>
    </w:p>
    <w:p w:rsidR="00000000" w:rsidDel="00000000" w:rsidP="00000000" w:rsidRDefault="00000000" w:rsidRPr="00000000" w14:paraId="00000021">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28 Desember 1965</w:t>
      </w:r>
    </w:p>
    <w:p w:rsidR="00000000" w:rsidDel="00000000" w:rsidP="00000000" w:rsidRDefault="00000000" w:rsidRPr="00000000" w14:paraId="00000022">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Hari pertama latihan dimulai. Kami dibangunkan dengan suara ledakan senjata api, saat itu pukul 3 pagi. </w:t>
      </w:r>
      <w:r w:rsidDel="00000000" w:rsidR="00000000" w:rsidRPr="00000000">
        <w:rPr>
          <w:rFonts w:ascii="Libre Baskerville" w:cs="Libre Baskerville" w:eastAsia="Libre Baskerville" w:hAnsi="Libre Baskerville"/>
          <w:i w:val="1"/>
          <w:sz w:val="18"/>
          <w:szCs w:val="18"/>
          <w:highlight w:val="yellow"/>
          <w:rtl w:val="0"/>
        </w:rPr>
        <w:t xml:space="preserve">Drill sergeant</w:t>
      </w:r>
      <w:r w:rsidDel="00000000" w:rsidR="00000000" w:rsidRPr="00000000">
        <w:rPr>
          <w:rFonts w:ascii="Libre Baskerville" w:cs="Libre Baskerville" w:eastAsia="Libre Baskerville" w:hAnsi="Libre Baskerville"/>
          <w:sz w:val="18"/>
          <w:szCs w:val="18"/>
          <w:highlight w:val="yellow"/>
          <w:rtl w:val="0"/>
        </w:rPr>
        <w:t xml:space="preserve"> kami segera memasuki ruangan dan memarahi mereka yang masih tertidur. Kami mengganti baju kami dan segera </w:t>
      </w:r>
      <w:sdt>
        <w:sdtPr>
          <w:tag w:val="goog_rdk_66"/>
        </w:sdtPr>
        <w:sdtContent>
          <w:r w:rsidDel="00000000" w:rsidR="00000000" w:rsidRPr="00000000">
            <w:rPr>
              <w:rFonts w:ascii="Libre Baskerville" w:cs="Libre Baskerville" w:eastAsia="Libre Baskerville" w:hAnsi="Libre Baskerville"/>
              <w:i w:val="1"/>
              <w:sz w:val="18"/>
              <w:szCs w:val="18"/>
              <w:highlight w:val="yellow"/>
              <w:rtl w:val="0"/>
              <w:rPrChange w:author="kamila annisa" w:id="34" w:date="2025-03-16T05:05:46Z">
                <w:rPr>
                  <w:rFonts w:ascii="Libre Baskerville" w:cs="Libre Baskerville" w:eastAsia="Libre Baskerville" w:hAnsi="Libre Baskerville"/>
                  <w:sz w:val="18"/>
                  <w:szCs w:val="18"/>
                  <w:highlight w:val="yellow"/>
                </w:rPr>
              </w:rPrChange>
            </w:rPr>
            <w:t xml:space="preserve">jogging </w:t>
          </w:r>
        </w:sdtContent>
      </w:sdt>
      <w:r w:rsidDel="00000000" w:rsidR="00000000" w:rsidRPr="00000000">
        <w:rPr>
          <w:rFonts w:ascii="Libre Baskerville" w:cs="Libre Baskerville" w:eastAsia="Libre Baskerville" w:hAnsi="Libre Baskerville"/>
          <w:sz w:val="18"/>
          <w:szCs w:val="18"/>
          <w:highlight w:val="yellow"/>
          <w:rtl w:val="0"/>
        </w:rPr>
        <w:t xml:space="preserve">mengelilingi </w:t>
      </w:r>
      <w:r w:rsidDel="00000000" w:rsidR="00000000" w:rsidRPr="00000000">
        <w:rPr>
          <w:rFonts w:ascii="Libre Baskerville" w:cs="Libre Baskerville" w:eastAsia="Libre Baskerville" w:hAnsi="Libre Baskerville"/>
          <w:sz w:val="18"/>
          <w:szCs w:val="18"/>
          <w:highlight w:val="yellow"/>
          <w:rtl w:val="0"/>
        </w:rPr>
        <w:t xml:space="preserve">lapangan 30 kali! Sungguh berat sekali rasanya waktu itu. Pada saat lap ke</w:t>
      </w:r>
      <w:sdt>
        <w:sdtPr>
          <w:tag w:val="goog_rdk_67"/>
        </w:sdtPr>
        <w:sdtContent>
          <w:ins w:author="kamila annisa" w:id="35" w:date="2025-03-16T05:05:59Z">
            <w:r w:rsidDel="00000000" w:rsidR="00000000" w:rsidRPr="00000000">
              <w:rPr>
                <w:rFonts w:ascii="Libre Baskerville" w:cs="Libre Baskerville" w:eastAsia="Libre Baskerville" w:hAnsi="Libre Baskerville"/>
                <w:sz w:val="18"/>
                <w:szCs w:val="18"/>
                <w:highlight w:val="yellow"/>
                <w:rtl w:val="0"/>
              </w:rPr>
              <w:t xml:space="preserve">-</w:t>
            </w:r>
          </w:ins>
        </w:sdtContent>
      </w:sdt>
      <w:sdt>
        <w:sdtPr>
          <w:tag w:val="goog_rdk_68"/>
        </w:sdtPr>
        <w:sdtContent>
          <w:del w:author="kamila annisa" w:id="35" w:date="2025-03-16T05:05:59Z">
            <w:r w:rsidDel="00000000" w:rsidR="00000000" w:rsidRPr="00000000">
              <w:rPr>
                <w:rFonts w:ascii="Libre Baskerville" w:cs="Libre Baskerville" w:eastAsia="Libre Baskerville" w:hAnsi="Libre Baskerville"/>
                <w:sz w:val="18"/>
                <w:szCs w:val="18"/>
                <w:highlight w:val="yellow"/>
                <w:rtl w:val="0"/>
              </w:rPr>
              <w:delText xml:space="preserve"> </w:delText>
            </w:r>
          </w:del>
        </w:sdtContent>
      </w:sdt>
      <w:r w:rsidDel="00000000" w:rsidR="00000000" w:rsidRPr="00000000">
        <w:rPr>
          <w:rFonts w:ascii="Libre Baskerville" w:cs="Libre Baskerville" w:eastAsia="Libre Baskerville" w:hAnsi="Libre Baskerville"/>
          <w:sz w:val="18"/>
          <w:szCs w:val="18"/>
          <w:highlight w:val="yellow"/>
          <w:rtl w:val="0"/>
        </w:rPr>
        <w:t xml:space="preserve">18 aku tersungkur, kakiku memerah, bengkak tak karuan. </w:t>
      </w:r>
      <w:sdt>
        <w:sdtPr>
          <w:tag w:val="goog_rdk_69"/>
        </w:sdtPr>
        <w:sdtContent>
          <w:r w:rsidDel="00000000" w:rsidR="00000000" w:rsidRPr="00000000">
            <w:rPr>
              <w:rFonts w:ascii="Libre Baskerville" w:cs="Libre Baskerville" w:eastAsia="Libre Baskerville" w:hAnsi="Libre Baskerville"/>
              <w:i w:val="1"/>
              <w:sz w:val="18"/>
              <w:szCs w:val="18"/>
              <w:highlight w:val="yellow"/>
              <w:rtl w:val="0"/>
              <w:rPrChange w:author="kamila annisa" w:id="36" w:date="2025-03-16T05:06:16Z">
                <w:rPr>
                  <w:rFonts w:ascii="Libre Baskerville" w:cs="Libre Baskerville" w:eastAsia="Libre Baskerville" w:hAnsi="Libre Baskerville"/>
                  <w:sz w:val="18"/>
                  <w:szCs w:val="18"/>
                  <w:highlight w:val="yellow"/>
                </w:rPr>
              </w:rPrChange>
            </w:rPr>
            <w:t xml:space="preserve">Drill sergeant</w:t>
          </w:r>
        </w:sdtContent>
      </w:sdt>
      <w:r w:rsidDel="00000000" w:rsidR="00000000" w:rsidRPr="00000000">
        <w:rPr>
          <w:rFonts w:ascii="Libre Baskerville" w:cs="Libre Baskerville" w:eastAsia="Libre Baskerville" w:hAnsi="Libre Baskerville"/>
          <w:sz w:val="18"/>
          <w:szCs w:val="18"/>
          <w:highlight w:val="yellow"/>
          <w:rtl w:val="0"/>
        </w:rPr>
        <w:t xml:space="preserve"> segera menyiramku dan memarahiku habis-habisan. Aku mencoba untuk berdiri, namun sia-sia. Kakiku benar-benar bengkak. </w:t>
      </w:r>
    </w:p>
    <w:p w:rsidR="00000000" w:rsidDel="00000000" w:rsidP="00000000" w:rsidRDefault="00000000" w:rsidRPr="00000000" w14:paraId="00000023">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Setelah </w:t>
      </w:r>
      <w:sdt>
        <w:sdtPr>
          <w:tag w:val="goog_rdk_70"/>
        </w:sdtPr>
        <w:sdtContent>
          <w:r w:rsidDel="00000000" w:rsidR="00000000" w:rsidRPr="00000000">
            <w:rPr>
              <w:rFonts w:ascii="Libre Baskerville" w:cs="Libre Baskerville" w:eastAsia="Libre Baskerville" w:hAnsi="Libre Baskerville"/>
              <w:i w:val="1"/>
              <w:sz w:val="18"/>
              <w:szCs w:val="18"/>
              <w:highlight w:val="yellow"/>
              <w:rtl w:val="0"/>
              <w:rPrChange w:author="kamila annisa" w:id="37" w:date="2025-03-16T05:05:48Z">
                <w:rPr>
                  <w:rFonts w:ascii="Libre Baskerville" w:cs="Libre Baskerville" w:eastAsia="Libre Baskerville" w:hAnsi="Libre Baskerville"/>
                  <w:sz w:val="18"/>
                  <w:szCs w:val="18"/>
                  <w:highlight w:val="yellow"/>
                </w:rPr>
              </w:rPrChange>
            </w:rPr>
            <w:t xml:space="preserve">jogging</w:t>
          </w:r>
        </w:sdtContent>
      </w:sdt>
      <w:sdt>
        <w:sdtPr>
          <w:tag w:val="goog_rdk_71"/>
        </w:sdtPr>
        <w:sdtContent>
          <w:ins w:author="kamila annisa" w:id="38" w:date="2025-03-16T05:06:28Z"/>
          <w:sdt>
            <w:sdtPr>
              <w:tag w:val="goog_rdk_72"/>
            </w:sdtPr>
            <w:sdtContent>
              <w:ins w:author="kamila annisa" w:id="38" w:date="2025-03-16T05:06:28Z">
                <w:r w:rsidDel="00000000" w:rsidR="00000000" w:rsidRPr="00000000">
                  <w:rPr>
                    <w:rFonts w:ascii="Libre Baskerville" w:cs="Libre Baskerville" w:eastAsia="Libre Baskerville" w:hAnsi="Libre Baskerville"/>
                    <w:i w:val="1"/>
                    <w:sz w:val="18"/>
                    <w:szCs w:val="18"/>
                    <w:highlight w:val="yellow"/>
                    <w:rtl w:val="0"/>
                    <w:rPrChange w:author="kamila annisa" w:id="37" w:date="2025-03-16T05:05:48Z">
                      <w:rPr>
                        <w:rFonts w:ascii="Libre Baskerville" w:cs="Libre Baskerville" w:eastAsia="Libre Baskerville" w:hAnsi="Libre Baskerville"/>
                        <w:sz w:val="18"/>
                        <w:szCs w:val="18"/>
                        <w:highlight w:val="yellow"/>
                      </w:rPr>
                    </w:rPrChange>
                  </w:rPr>
                  <w:t xml:space="preserve">,</w:t>
                </w:r>
              </w:ins>
            </w:sdtContent>
          </w:sdt>
          <w:ins w:author="kamila annisa" w:id="38" w:date="2025-03-16T05:06:28Z"/>
        </w:sdtContent>
      </w:sdt>
      <w:sdt>
        <w:sdtPr>
          <w:tag w:val="goog_rdk_73"/>
        </w:sdtPr>
        <w:sdtContent>
          <w:r w:rsidDel="00000000" w:rsidR="00000000" w:rsidRPr="00000000">
            <w:rPr>
              <w:rFonts w:ascii="Libre Baskerville" w:cs="Libre Baskerville" w:eastAsia="Libre Baskerville" w:hAnsi="Libre Baskerville"/>
              <w:i w:val="1"/>
              <w:sz w:val="18"/>
              <w:szCs w:val="18"/>
              <w:highlight w:val="yellow"/>
              <w:rtl w:val="0"/>
              <w:rPrChange w:author="kamila annisa" w:id="37" w:date="2025-03-16T05:05:48Z">
                <w:rPr>
                  <w:rFonts w:ascii="Libre Baskerville" w:cs="Libre Baskerville" w:eastAsia="Libre Baskerville" w:hAnsi="Libre Baskerville"/>
                  <w:sz w:val="18"/>
                  <w:szCs w:val="18"/>
                  <w:highlight w:val="yellow"/>
                </w:rPr>
              </w:rPrChange>
            </w:rPr>
            <w:t xml:space="preserve"> </w:t>
          </w:r>
        </w:sdtContent>
      </w:sdt>
      <w:r w:rsidDel="00000000" w:rsidR="00000000" w:rsidRPr="00000000">
        <w:rPr>
          <w:rFonts w:ascii="Libre Baskerville" w:cs="Libre Baskerville" w:eastAsia="Libre Baskerville" w:hAnsi="Libre Baskerville"/>
          <w:sz w:val="18"/>
          <w:szCs w:val="18"/>
          <w:highlight w:val="yellow"/>
          <w:rtl w:val="0"/>
        </w:rPr>
        <w:t xml:space="preserve">kami diberi waktu untuk beristirahat. Kami pun mengganti baju dan menyantap sarapan kami. Aku memakan sarapanku sendirian, malu dengan kejadian tadi pagi. Tiba-tiba, ada yang mengulurkan tangannya kepadaku.</w:t>
      </w:r>
    </w:p>
    <w:p w:rsidR="00000000" w:rsidDel="00000000" w:rsidP="00000000" w:rsidRDefault="00000000" w:rsidRPr="00000000" w14:paraId="00000024">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“Gimana kakimu? Masih sakit</w:t>
      </w:r>
      <w:sdt>
        <w:sdtPr>
          <w:tag w:val="goog_rdk_74"/>
        </w:sdtPr>
        <w:sdtContent>
          <w:del w:author="kamila annisa" w:id="39" w:date="2025-03-16T05:06:51Z">
            <w:r w:rsidDel="00000000" w:rsidR="00000000" w:rsidRPr="00000000">
              <w:rPr>
                <w:rFonts w:ascii="Libre Baskerville" w:cs="Libre Baskerville" w:eastAsia="Libre Baskerville" w:hAnsi="Libre Baskerville"/>
                <w:sz w:val="18"/>
                <w:szCs w:val="18"/>
                <w:highlight w:val="yellow"/>
                <w:rtl w:val="0"/>
              </w:rPr>
              <w:delText xml:space="preserve"> </w:delText>
            </w:r>
          </w:del>
        </w:sdtContent>
      </w:sdt>
      <w:r w:rsidDel="00000000" w:rsidR="00000000" w:rsidRPr="00000000">
        <w:rPr>
          <w:rFonts w:ascii="Libre Baskerville" w:cs="Libre Baskerville" w:eastAsia="Libre Baskerville" w:hAnsi="Libre Baskerville"/>
          <w:sz w:val="18"/>
          <w:szCs w:val="18"/>
          <w:highlight w:val="yellow"/>
          <w:rtl w:val="0"/>
        </w:rPr>
        <w:t xml:space="preserve">kah?”</w:t>
      </w:r>
    </w:p>
    <w:p w:rsidR="00000000" w:rsidDel="00000000" w:rsidP="00000000" w:rsidRDefault="00000000" w:rsidRPr="00000000" w14:paraId="00000025">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Aku terkejut. Sudah lama tidak ada yang mengajakku mengobrol.</w:t>
      </w:r>
    </w:p>
    <w:p w:rsidR="00000000" w:rsidDel="00000000" w:rsidP="00000000" w:rsidRDefault="00000000" w:rsidRPr="00000000" w14:paraId="00000026">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“Eh, enggak, ga</w:t>
      </w:r>
      <w:sdt>
        <w:sdtPr>
          <w:tag w:val="goog_rdk_75"/>
        </w:sdtPr>
        <w:sdtContent>
          <w:del w:author="kamila annisa" w:id="40" w:date="2025-03-16T05:07:19Z">
            <w:r w:rsidDel="00000000" w:rsidR="00000000" w:rsidRPr="00000000">
              <w:rPr>
                <w:rFonts w:ascii="Libre Baskerville" w:cs="Libre Baskerville" w:eastAsia="Libre Baskerville" w:hAnsi="Libre Baskerville"/>
                <w:sz w:val="18"/>
                <w:szCs w:val="18"/>
                <w:highlight w:val="yellow"/>
                <w:rtl w:val="0"/>
              </w:rPr>
              <w:delText xml:space="preserve"> </w:delText>
            </w:r>
          </w:del>
        </w:sdtContent>
      </w:sdt>
      <w:r w:rsidDel="00000000" w:rsidR="00000000" w:rsidRPr="00000000">
        <w:rPr>
          <w:rFonts w:ascii="Libre Baskerville" w:cs="Libre Baskerville" w:eastAsia="Libre Baskerville" w:hAnsi="Libre Baskerville"/>
          <w:sz w:val="18"/>
          <w:szCs w:val="18"/>
          <w:highlight w:val="yellow"/>
          <w:rtl w:val="0"/>
        </w:rPr>
        <w:t xml:space="preserve">papa ko</w:t>
      </w:r>
      <w:sdt>
        <w:sdtPr>
          <w:tag w:val="goog_rdk_76"/>
        </w:sdtPr>
        <w:sdtContent>
          <w:ins w:author="kamila annisa" w:id="41" w:date="2025-03-16T05:07:11Z">
            <w:r w:rsidDel="00000000" w:rsidR="00000000" w:rsidRPr="00000000">
              <w:rPr>
                <w:rFonts w:ascii="Libre Baskerville" w:cs="Libre Baskerville" w:eastAsia="Libre Baskerville" w:hAnsi="Libre Baskerville"/>
                <w:sz w:val="18"/>
                <w:szCs w:val="18"/>
                <w:highlight w:val="yellow"/>
                <w:rtl w:val="0"/>
              </w:rPr>
              <w:t xml:space="preserve">k</w:t>
            </w:r>
          </w:ins>
        </w:sdtContent>
      </w:sdt>
      <w:r w:rsidDel="00000000" w:rsidR="00000000" w:rsidRPr="00000000">
        <w:rPr>
          <w:rFonts w:ascii="Libre Baskerville" w:cs="Libre Baskerville" w:eastAsia="Libre Baskerville" w:hAnsi="Libre Baskerville"/>
          <w:sz w:val="18"/>
          <w:szCs w:val="18"/>
          <w:highlight w:val="yellow"/>
          <w:rtl w:val="0"/>
        </w:rPr>
        <w:t xml:space="preserve">.”</w:t>
      </w:r>
    </w:p>
    <w:p w:rsidR="00000000" w:rsidDel="00000000" w:rsidP="00000000" w:rsidRDefault="00000000" w:rsidRPr="00000000" w14:paraId="00000027">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“Itu kakimu masih bengkak</w:t>
      </w:r>
      <w:sdt>
        <w:sdtPr>
          <w:tag w:val="goog_rdk_77"/>
        </w:sdtPr>
        <w:sdtContent>
          <w:ins w:author="kamila annisa" w:id="42" w:date="2025-03-16T05:07:40Z">
            <w:r w:rsidDel="00000000" w:rsidR="00000000" w:rsidRPr="00000000">
              <w:rPr>
                <w:rFonts w:ascii="Libre Baskerville" w:cs="Libre Baskerville" w:eastAsia="Libre Baskerville" w:hAnsi="Libre Baskerville"/>
                <w:sz w:val="18"/>
                <w:szCs w:val="18"/>
                <w:highlight w:val="yellow"/>
                <w:rtl w:val="0"/>
              </w:rPr>
              <w:t xml:space="preserve">,</w:t>
            </w:r>
          </w:ins>
        </w:sdtContent>
      </w:sdt>
      <w:r w:rsidDel="00000000" w:rsidR="00000000" w:rsidRPr="00000000">
        <w:rPr>
          <w:rFonts w:ascii="Libre Baskerville" w:cs="Libre Baskerville" w:eastAsia="Libre Baskerville" w:hAnsi="Libre Baskerville"/>
          <w:sz w:val="18"/>
          <w:szCs w:val="18"/>
          <w:highlight w:val="yellow"/>
          <w:rtl w:val="0"/>
        </w:rPr>
        <w:t xml:space="preserve"> lo</w:t>
      </w:r>
      <w:sdt>
        <w:sdtPr>
          <w:tag w:val="goog_rdk_78"/>
        </w:sdtPr>
        <w:sdtContent>
          <w:ins w:author="kamila annisa" w:id="43" w:date="2025-03-16T05:07:43Z">
            <w:r w:rsidDel="00000000" w:rsidR="00000000" w:rsidRPr="00000000">
              <w:rPr>
                <w:rFonts w:ascii="Libre Baskerville" w:cs="Libre Baskerville" w:eastAsia="Libre Baskerville" w:hAnsi="Libre Baskerville"/>
                <w:sz w:val="18"/>
                <w:szCs w:val="18"/>
                <w:highlight w:val="yellow"/>
                <w:rtl w:val="0"/>
              </w:rPr>
              <w:t xml:space="preserve">h</w:t>
            </w:r>
          </w:ins>
        </w:sdtContent>
      </w:sdt>
      <w:r w:rsidDel="00000000" w:rsidR="00000000" w:rsidRPr="00000000">
        <w:rPr>
          <w:rFonts w:ascii="Libre Baskerville" w:cs="Libre Baskerville" w:eastAsia="Libre Baskerville" w:hAnsi="Libre Baskerville"/>
          <w:sz w:val="18"/>
          <w:szCs w:val="18"/>
          <w:highlight w:val="yellow"/>
          <w:rtl w:val="0"/>
        </w:rPr>
        <w:t xml:space="preserve">. Nanti sakit lagi pas latihan.”</w:t>
      </w:r>
    </w:p>
    <w:p w:rsidR="00000000" w:rsidDel="00000000" w:rsidP="00000000" w:rsidRDefault="00000000" w:rsidRPr="00000000" w14:paraId="00000028">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“Beneran</w:t>
      </w:r>
      <w:sdt>
        <w:sdtPr>
          <w:tag w:val="goog_rdk_79"/>
        </w:sdtPr>
        <w:sdtContent>
          <w:ins w:author="kamila annisa" w:id="44" w:date="2025-03-16T05:07:53Z">
            <w:r w:rsidDel="00000000" w:rsidR="00000000" w:rsidRPr="00000000">
              <w:rPr>
                <w:rFonts w:ascii="Libre Baskerville" w:cs="Libre Baskerville" w:eastAsia="Libre Baskerville" w:hAnsi="Libre Baskerville"/>
                <w:sz w:val="18"/>
                <w:szCs w:val="18"/>
                <w:highlight w:val="yellow"/>
                <w:rtl w:val="0"/>
              </w:rPr>
              <w:t xml:space="preserve">,</w:t>
            </w:r>
          </w:ins>
        </w:sdtContent>
      </w:sdt>
      <w:r w:rsidDel="00000000" w:rsidR="00000000" w:rsidRPr="00000000">
        <w:rPr>
          <w:rFonts w:ascii="Libre Baskerville" w:cs="Libre Baskerville" w:eastAsia="Libre Baskerville" w:hAnsi="Libre Baskerville"/>
          <w:sz w:val="18"/>
          <w:szCs w:val="18"/>
          <w:highlight w:val="yellow"/>
          <w:rtl w:val="0"/>
        </w:rPr>
        <w:t xml:space="preserve"> aku gapapa.”</w:t>
      </w:r>
    </w:p>
    <w:p w:rsidR="00000000" w:rsidDel="00000000" w:rsidP="00000000" w:rsidRDefault="00000000" w:rsidRPr="00000000" w14:paraId="00000029">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Dia pun mengeluarkan semacam kotak P3K kecil dari </w:t>
      </w:r>
      <w:sdt>
        <w:sdtPr>
          <w:tag w:val="goog_rdk_80"/>
        </w:sdtPr>
        <w:sdtContent>
          <w:ins w:author="kamila annisa" w:id="45" w:date="2025-03-16T05:08:33Z">
            <w:r w:rsidDel="00000000" w:rsidR="00000000" w:rsidRPr="00000000">
              <w:rPr>
                <w:rFonts w:ascii="Libre Baskerville" w:cs="Libre Baskerville" w:eastAsia="Libre Baskerville" w:hAnsi="Libre Baskerville"/>
                <w:sz w:val="18"/>
                <w:szCs w:val="18"/>
                <w:highlight w:val="yellow"/>
                <w:rtl w:val="0"/>
              </w:rPr>
              <w:t xml:space="preserve">kantongnya</w:t>
            </w:r>
          </w:ins>
        </w:sdtContent>
      </w:sdt>
      <w:sdt>
        <w:sdtPr>
          <w:tag w:val="goog_rdk_81"/>
        </w:sdtPr>
        <w:sdtContent>
          <w:del w:author="kamila annisa" w:id="45" w:date="2025-03-16T05:08:33Z">
            <w:r w:rsidDel="00000000" w:rsidR="00000000" w:rsidRPr="00000000">
              <w:rPr>
                <w:rFonts w:ascii="Libre Baskerville" w:cs="Libre Baskerville" w:eastAsia="Libre Baskerville" w:hAnsi="Libre Baskerville"/>
                <w:sz w:val="18"/>
                <w:szCs w:val="18"/>
                <w:highlight w:val="yellow"/>
                <w:rtl w:val="0"/>
              </w:rPr>
              <w:delText xml:space="preserve">kantungnya</w:delText>
            </w:r>
          </w:del>
        </w:sdtContent>
      </w:sdt>
      <w:r w:rsidDel="00000000" w:rsidR="00000000" w:rsidRPr="00000000">
        <w:rPr>
          <w:rFonts w:ascii="Libre Baskerville" w:cs="Libre Baskerville" w:eastAsia="Libre Baskerville" w:hAnsi="Libre Baskerville"/>
          <w:sz w:val="18"/>
          <w:szCs w:val="18"/>
          <w:highlight w:val="yellow"/>
          <w:rtl w:val="0"/>
        </w:rPr>
        <w:t xml:space="preserve">, seakan tak mendengar apa yang ku</w:t>
      </w:r>
      <w:sdt>
        <w:sdtPr>
          <w:tag w:val="goog_rdk_82"/>
        </w:sdtPr>
        <w:sdtContent>
          <w:del w:author="kamila annisa" w:id="46" w:date="2025-03-16T05:08:01Z">
            <w:r w:rsidDel="00000000" w:rsidR="00000000" w:rsidRPr="00000000">
              <w:rPr>
                <w:rFonts w:ascii="Libre Baskerville" w:cs="Libre Baskerville" w:eastAsia="Libre Baskerville" w:hAnsi="Libre Baskerville"/>
                <w:sz w:val="18"/>
                <w:szCs w:val="18"/>
                <w:highlight w:val="yellow"/>
                <w:rtl w:val="0"/>
              </w:rPr>
              <w:delText xml:space="preserve"> </w:delText>
            </w:r>
          </w:del>
        </w:sdtContent>
      </w:sdt>
      <w:r w:rsidDel="00000000" w:rsidR="00000000" w:rsidRPr="00000000">
        <w:rPr>
          <w:rFonts w:ascii="Libre Baskerville" w:cs="Libre Baskerville" w:eastAsia="Libre Baskerville" w:hAnsi="Libre Baskerville"/>
          <w:sz w:val="18"/>
          <w:szCs w:val="18"/>
          <w:highlight w:val="yellow"/>
          <w:rtl w:val="0"/>
        </w:rPr>
        <w:t xml:space="preserve">katakan. Dia pun mengoleskan semacam krim ke kakiku.</w:t>
      </w:r>
    </w:p>
    <w:p w:rsidR="00000000" w:rsidDel="00000000" w:rsidP="00000000" w:rsidRDefault="00000000" w:rsidRPr="00000000" w14:paraId="0000002A">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“Namamu siapa?” ujarnya. </w:t>
      </w:r>
    </w:p>
    <w:p w:rsidR="00000000" w:rsidDel="00000000" w:rsidP="00000000" w:rsidRDefault="00000000" w:rsidRPr="00000000" w14:paraId="0000002B">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“Zem.”</w:t>
      </w:r>
    </w:p>
    <w:p w:rsidR="00000000" w:rsidDel="00000000" w:rsidP="00000000" w:rsidRDefault="00000000" w:rsidRPr="00000000" w14:paraId="0000002C">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“Zem ya. Bagus juga namamu. Dari mana asalmu?”</w:t>
      </w:r>
    </w:p>
    <w:p w:rsidR="00000000" w:rsidDel="00000000" w:rsidP="00000000" w:rsidRDefault="00000000" w:rsidRPr="00000000" w14:paraId="0000002D">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“Kota Naja. Desa Jambu.”</w:t>
      </w:r>
    </w:p>
    <w:p w:rsidR="00000000" w:rsidDel="00000000" w:rsidP="00000000" w:rsidRDefault="00000000" w:rsidRPr="00000000" w14:paraId="0000002E">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“Desa Jambu? Aku tinggal di desa sebelah! Namaku Ren. Salam kenal!”</w:t>
      </w:r>
    </w:p>
    <w:p w:rsidR="00000000" w:rsidDel="00000000" w:rsidP="00000000" w:rsidRDefault="00000000" w:rsidRPr="00000000" w14:paraId="0000002F">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Perasaan apa ini? Mengapa aku sangat senang? Apakah ini yang disebut teman? Aku bingung ingin menjawab apa. Akan tetapi, sepertinya Ren orang baik. Ren selesai mengusap kakiku yang merah. Aku berterima kasih padanya. Selanjutnya </w:t>
      </w:r>
      <w:sdt>
        <w:sdtPr>
          <w:tag w:val="goog_rdk_83"/>
        </w:sdtPr>
        <w:sdtContent>
          <w:ins w:author="kamila annisa" w:id="47" w:date="2025-03-16T05:09:58Z">
            <w:r w:rsidDel="00000000" w:rsidR="00000000" w:rsidRPr="00000000">
              <w:rPr>
                <w:rFonts w:ascii="Libre Baskerville" w:cs="Libre Baskerville" w:eastAsia="Libre Baskerville" w:hAnsi="Libre Baskerville"/>
                <w:sz w:val="18"/>
                <w:szCs w:val="18"/>
                <w:highlight w:val="yellow"/>
                <w:rtl w:val="0"/>
              </w:rPr>
              <w:t xml:space="preserve">h</w:t>
            </w:r>
          </w:ins>
        </w:sdtContent>
      </w:sdt>
      <w:sdt>
        <w:sdtPr>
          <w:tag w:val="goog_rdk_84"/>
        </w:sdtPr>
        <w:sdtContent>
          <w:del w:author="kamila annisa" w:id="47" w:date="2025-03-16T05:09:58Z">
            <w:r w:rsidDel="00000000" w:rsidR="00000000" w:rsidRPr="00000000">
              <w:rPr>
                <w:rFonts w:ascii="Libre Baskerville" w:cs="Libre Baskerville" w:eastAsia="Libre Baskerville" w:hAnsi="Libre Baskerville"/>
                <w:sz w:val="18"/>
                <w:szCs w:val="18"/>
                <w:highlight w:val="yellow"/>
                <w:rtl w:val="0"/>
              </w:rPr>
              <w:delText xml:space="preserve">H</w:delText>
            </w:r>
          </w:del>
        </w:sdtContent>
      </w:sdt>
      <w:r w:rsidDel="00000000" w:rsidR="00000000" w:rsidRPr="00000000">
        <w:rPr>
          <w:rFonts w:ascii="Libre Baskerville" w:cs="Libre Baskerville" w:eastAsia="Libre Baskerville" w:hAnsi="Libre Baskerville"/>
          <w:sz w:val="18"/>
          <w:szCs w:val="18"/>
          <w:highlight w:val="yellow"/>
          <w:rtl w:val="0"/>
        </w:rPr>
        <w:t xml:space="preserve">ari-hari kami dilanjutkan seperti biasanya.</w:t>
      </w:r>
    </w:p>
    <w:p w:rsidR="00000000" w:rsidDel="00000000" w:rsidP="00000000" w:rsidRDefault="00000000" w:rsidRPr="00000000" w14:paraId="00000030">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15 Januari 1966</w:t>
      </w:r>
    </w:p>
    <w:p w:rsidR="00000000" w:rsidDel="00000000" w:rsidP="00000000" w:rsidRDefault="00000000" w:rsidRPr="00000000" w14:paraId="00000031">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Aku dan Ren sudah menjadi teman dekat. Kami melalui hari-hari </w:t>
      </w:r>
      <w:sdt>
        <w:sdtPr>
          <w:tag w:val="goog_rdk_85"/>
        </w:sdtPr>
        <w:sdtContent>
          <w:ins w:author="kamila annisa" w:id="48" w:date="2025-03-16T05:33:50Z">
            <w:r w:rsidDel="00000000" w:rsidR="00000000" w:rsidRPr="00000000">
              <w:rPr>
                <w:rFonts w:ascii="Libre Baskerville" w:cs="Libre Baskerville" w:eastAsia="Libre Baskerville" w:hAnsi="Libre Baskerville"/>
                <w:sz w:val="18"/>
                <w:szCs w:val="18"/>
                <w:highlight w:val="yellow"/>
                <w:rtl w:val="0"/>
              </w:rPr>
              <w:t xml:space="preserve">l</w:t>
            </w:r>
          </w:ins>
        </w:sdtContent>
      </w:sdt>
      <w:sdt>
        <w:sdtPr>
          <w:tag w:val="goog_rdk_86"/>
        </w:sdtPr>
        <w:sdtContent>
          <w:del w:author="kamila annisa" w:id="48" w:date="2025-03-16T05:33:50Z">
            <w:r w:rsidDel="00000000" w:rsidR="00000000" w:rsidRPr="00000000">
              <w:rPr>
                <w:rFonts w:ascii="Libre Baskerville" w:cs="Libre Baskerville" w:eastAsia="Libre Baskerville" w:hAnsi="Libre Baskerville"/>
                <w:sz w:val="18"/>
                <w:szCs w:val="18"/>
                <w:highlight w:val="yellow"/>
                <w:rtl w:val="0"/>
              </w:rPr>
              <w:delText xml:space="preserve">L</w:delText>
            </w:r>
          </w:del>
        </w:sdtContent>
      </w:sdt>
      <w:r w:rsidDel="00000000" w:rsidR="00000000" w:rsidRPr="00000000">
        <w:rPr>
          <w:rFonts w:ascii="Libre Baskerville" w:cs="Libre Baskerville" w:eastAsia="Libre Baskerville" w:hAnsi="Libre Baskerville"/>
          <w:sz w:val="18"/>
          <w:szCs w:val="18"/>
          <w:highlight w:val="yellow"/>
          <w:rtl w:val="0"/>
        </w:rPr>
        <w:t xml:space="preserve">atihan kami bersama, sampai hari ini. Hari ini merupakan hari penantian, yang akan menentukan divisi apa kami akan dimasukkan. Aku bersama </w:t>
      </w:r>
      <w:sdt>
        <w:sdtPr>
          <w:tag w:val="goog_rdk_87"/>
        </w:sdtPr>
        <w:sdtContent>
          <w:ins w:author="kamila annisa" w:id="49" w:date="2025-03-16T05:34:10Z">
            <w:r w:rsidDel="00000000" w:rsidR="00000000" w:rsidRPr="00000000">
              <w:rPr>
                <w:rFonts w:ascii="Libre Baskerville" w:cs="Libre Baskerville" w:eastAsia="Libre Baskerville" w:hAnsi="Libre Baskerville"/>
                <w:sz w:val="18"/>
                <w:szCs w:val="18"/>
                <w:highlight w:val="yellow"/>
                <w:rtl w:val="0"/>
              </w:rPr>
              <w:t xml:space="preserve">R</w:t>
            </w:r>
          </w:ins>
        </w:sdtContent>
      </w:sdt>
      <w:sdt>
        <w:sdtPr>
          <w:tag w:val="goog_rdk_88"/>
        </w:sdtPr>
        <w:sdtContent>
          <w:del w:author="kamila annisa" w:id="49" w:date="2025-03-16T05:34:10Z">
            <w:r w:rsidDel="00000000" w:rsidR="00000000" w:rsidRPr="00000000">
              <w:rPr>
                <w:rFonts w:ascii="Libre Baskerville" w:cs="Libre Baskerville" w:eastAsia="Libre Baskerville" w:hAnsi="Libre Baskerville"/>
                <w:sz w:val="18"/>
                <w:szCs w:val="18"/>
                <w:highlight w:val="yellow"/>
                <w:rtl w:val="0"/>
              </w:rPr>
              <w:delText xml:space="preserve">r</w:delText>
            </w:r>
          </w:del>
        </w:sdtContent>
      </w:sdt>
      <w:r w:rsidDel="00000000" w:rsidR="00000000" w:rsidRPr="00000000">
        <w:rPr>
          <w:rFonts w:ascii="Libre Baskerville" w:cs="Libre Baskerville" w:eastAsia="Libre Baskerville" w:hAnsi="Libre Baskerville"/>
          <w:sz w:val="18"/>
          <w:szCs w:val="18"/>
          <w:highlight w:val="yellow"/>
          <w:rtl w:val="0"/>
        </w:rPr>
        <w:t xml:space="preserve">en tidak tenang menunggu keputusan dari pelatih. Jari-jari kami gigit, </w:t>
      </w:r>
      <w:sdt>
        <w:sdtPr>
          <w:tag w:val="goog_rdk_89"/>
        </w:sdtPr>
        <w:sdtContent>
          <w:ins w:author="kamila annisa" w:id="50" w:date="2025-03-16T05:34:50Z">
            <w:r w:rsidDel="00000000" w:rsidR="00000000" w:rsidRPr="00000000">
              <w:rPr>
                <w:rFonts w:ascii="Libre Baskerville" w:cs="Libre Baskerville" w:eastAsia="Libre Baskerville" w:hAnsi="Libre Baskerville"/>
                <w:sz w:val="18"/>
                <w:szCs w:val="18"/>
                <w:highlight w:val="yellow"/>
                <w:rtl w:val="0"/>
              </w:rPr>
              <w:t xml:space="preserve">j</w:t>
            </w:r>
          </w:ins>
        </w:sdtContent>
      </w:sdt>
      <w:sdt>
        <w:sdtPr>
          <w:tag w:val="goog_rdk_90"/>
        </w:sdtPr>
        <w:sdtContent>
          <w:del w:author="kamila annisa" w:id="50" w:date="2025-03-16T05:34:50Z">
            <w:r w:rsidDel="00000000" w:rsidR="00000000" w:rsidRPr="00000000">
              <w:rPr>
                <w:rFonts w:ascii="Libre Baskerville" w:cs="Libre Baskerville" w:eastAsia="Libre Baskerville" w:hAnsi="Libre Baskerville"/>
                <w:sz w:val="18"/>
                <w:szCs w:val="18"/>
                <w:highlight w:val="yellow"/>
                <w:rtl w:val="0"/>
              </w:rPr>
              <w:delText xml:space="preserve">J</w:delText>
            </w:r>
          </w:del>
        </w:sdtContent>
      </w:sdt>
      <w:r w:rsidDel="00000000" w:rsidR="00000000" w:rsidRPr="00000000">
        <w:rPr>
          <w:rFonts w:ascii="Libre Baskerville" w:cs="Libre Baskerville" w:eastAsia="Libre Baskerville" w:hAnsi="Libre Baskerville"/>
          <w:sz w:val="18"/>
          <w:szCs w:val="18"/>
          <w:highlight w:val="yellow"/>
          <w:rtl w:val="0"/>
        </w:rPr>
        <w:t xml:space="preserve">antung kami berdebar, pikiran kami menebak-nebak ke</w:t>
      </w:r>
      <w:sdt>
        <w:sdtPr>
          <w:tag w:val="goog_rdk_91"/>
        </w:sdtPr>
        <w:sdtContent>
          <w:ins w:author="kamila annisa" w:id="51" w:date="2025-03-16T05:35:17Z">
            <w:r w:rsidDel="00000000" w:rsidR="00000000" w:rsidRPr="00000000">
              <w:rPr>
                <w:rFonts w:ascii="Libre Baskerville" w:cs="Libre Baskerville" w:eastAsia="Libre Baskerville" w:hAnsi="Libre Baskerville"/>
                <w:sz w:val="18"/>
                <w:szCs w:val="18"/>
                <w:highlight w:val="yellow"/>
                <w:rtl w:val="0"/>
              </w:rPr>
              <w:t xml:space="preserve"> </w:t>
            </w:r>
          </w:ins>
        </w:sdtContent>
      </w:sdt>
      <w:r w:rsidDel="00000000" w:rsidR="00000000" w:rsidRPr="00000000">
        <w:rPr>
          <w:rFonts w:ascii="Libre Baskerville" w:cs="Libre Baskerville" w:eastAsia="Libre Baskerville" w:hAnsi="Libre Baskerville"/>
          <w:sz w:val="18"/>
          <w:szCs w:val="18"/>
          <w:highlight w:val="yellow"/>
          <w:rtl w:val="0"/>
        </w:rPr>
        <w:t xml:space="preserve">mana kami akan dimasukkan. </w:t>
      </w:r>
    </w:p>
    <w:p w:rsidR="00000000" w:rsidDel="00000000" w:rsidP="00000000" w:rsidRDefault="00000000" w:rsidRPr="00000000" w14:paraId="00000032">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“Baik</w:t>
      </w:r>
      <w:sdt>
        <w:sdtPr>
          <w:tag w:val="goog_rdk_92"/>
        </w:sdtPr>
        <w:sdtContent>
          <w:ins w:author="kamila annisa" w:id="52" w:date="2025-03-16T05:35:38Z">
            <w:r w:rsidDel="00000000" w:rsidR="00000000" w:rsidRPr="00000000">
              <w:rPr>
                <w:rFonts w:ascii="Libre Baskerville" w:cs="Libre Baskerville" w:eastAsia="Libre Baskerville" w:hAnsi="Libre Baskerville"/>
                <w:sz w:val="18"/>
                <w:szCs w:val="18"/>
                <w:highlight w:val="yellow"/>
                <w:rtl w:val="0"/>
              </w:rPr>
              <w:t xml:space="preserve">,</w:t>
            </w:r>
          </w:ins>
        </w:sdtContent>
      </w:sdt>
      <w:r w:rsidDel="00000000" w:rsidR="00000000" w:rsidRPr="00000000">
        <w:rPr>
          <w:rFonts w:ascii="Libre Baskerville" w:cs="Libre Baskerville" w:eastAsia="Libre Baskerville" w:hAnsi="Libre Baskerville"/>
          <w:sz w:val="18"/>
          <w:szCs w:val="18"/>
          <w:highlight w:val="yellow"/>
          <w:rtl w:val="0"/>
        </w:rPr>
        <w:t xml:space="preserve"> kalian para pecundang! Dengarkan aku! Hari ini kalian sudah selesai </w:t>
      </w:r>
      <w:sdt>
        <w:sdtPr>
          <w:tag w:val="goog_rdk_93"/>
        </w:sdtPr>
        <w:sdtContent>
          <w:ins w:author="kamila annisa" w:id="53" w:date="2025-03-16T05:35:48Z">
            <w:r w:rsidDel="00000000" w:rsidR="00000000" w:rsidRPr="00000000">
              <w:rPr>
                <w:rFonts w:ascii="Libre Baskerville" w:cs="Libre Baskerville" w:eastAsia="Libre Baskerville" w:hAnsi="Libre Baskerville"/>
                <w:sz w:val="18"/>
                <w:szCs w:val="18"/>
                <w:highlight w:val="yellow"/>
                <w:rtl w:val="0"/>
              </w:rPr>
              <w:t xml:space="preserve">l</w:t>
            </w:r>
          </w:ins>
        </w:sdtContent>
      </w:sdt>
      <w:sdt>
        <w:sdtPr>
          <w:tag w:val="goog_rdk_94"/>
        </w:sdtPr>
        <w:sdtContent>
          <w:del w:author="kamila annisa" w:id="53" w:date="2025-03-16T05:35:48Z">
            <w:r w:rsidDel="00000000" w:rsidR="00000000" w:rsidRPr="00000000">
              <w:rPr>
                <w:rFonts w:ascii="Libre Baskerville" w:cs="Libre Baskerville" w:eastAsia="Libre Baskerville" w:hAnsi="Libre Baskerville"/>
                <w:sz w:val="18"/>
                <w:szCs w:val="18"/>
                <w:highlight w:val="yellow"/>
                <w:rtl w:val="0"/>
              </w:rPr>
              <w:delText xml:space="preserve">L</w:delText>
            </w:r>
          </w:del>
        </w:sdtContent>
      </w:sdt>
      <w:r w:rsidDel="00000000" w:rsidR="00000000" w:rsidRPr="00000000">
        <w:rPr>
          <w:rFonts w:ascii="Libre Baskerville" w:cs="Libre Baskerville" w:eastAsia="Libre Baskerville" w:hAnsi="Libre Baskerville"/>
          <w:sz w:val="18"/>
          <w:szCs w:val="18"/>
          <w:highlight w:val="yellow"/>
          <w:rtl w:val="0"/>
        </w:rPr>
        <w:t xml:space="preserve">atihan di kamp ini</w:t>
      </w:r>
      <w:sdt>
        <w:sdtPr>
          <w:tag w:val="goog_rdk_95"/>
        </w:sdtPr>
        <w:sdtContent>
          <w:del w:author="kamila annisa" w:id="54" w:date="2025-03-16T05:42:43Z">
            <w:r w:rsidDel="00000000" w:rsidR="00000000" w:rsidRPr="00000000">
              <w:rPr>
                <w:rFonts w:ascii="Libre Baskerville" w:cs="Libre Baskerville" w:eastAsia="Libre Baskerville" w:hAnsi="Libre Baskerville"/>
                <w:sz w:val="18"/>
                <w:szCs w:val="18"/>
                <w:highlight w:val="yellow"/>
                <w:rtl w:val="0"/>
              </w:rPr>
              <w:delText xml:space="preserve">,</w:delText>
            </w:r>
          </w:del>
        </w:sdtContent>
      </w:sdt>
      <w:r w:rsidDel="00000000" w:rsidR="00000000" w:rsidRPr="00000000">
        <w:rPr>
          <w:rFonts w:ascii="Libre Baskerville" w:cs="Libre Baskerville" w:eastAsia="Libre Baskerville" w:hAnsi="Libre Baskerville"/>
          <w:sz w:val="18"/>
          <w:szCs w:val="18"/>
          <w:highlight w:val="yellow"/>
          <w:rtl w:val="0"/>
        </w:rPr>
        <w:t xml:space="preserve"> dan akan dikirim ke medan pertempuran. Aku akan menyebutkan divisi mana cacing-cacing seperti kalian akan pergi!”</w:t>
      </w:r>
    </w:p>
    <w:p w:rsidR="00000000" w:rsidDel="00000000" w:rsidP="00000000" w:rsidRDefault="00000000" w:rsidRPr="00000000" w14:paraId="00000033">
      <w:pPr>
        <w:jc w:val="both"/>
        <w:rPr>
          <w:rFonts w:ascii="Libre Baskerville" w:cs="Libre Baskerville" w:eastAsia="Libre Baskerville" w:hAnsi="Libre Baskerville"/>
          <w:sz w:val="18"/>
          <w:szCs w:val="18"/>
          <w:highlight w:val="yellow"/>
        </w:rPr>
      </w:pPr>
      <w:sdt>
        <w:sdtPr>
          <w:tag w:val="goog_rdk_96"/>
        </w:sdtPr>
        <w:sdtContent>
          <w:r w:rsidDel="00000000" w:rsidR="00000000" w:rsidRPr="00000000">
            <w:rPr>
              <w:rFonts w:ascii="Libre Baskerville" w:cs="Libre Baskerville" w:eastAsia="Libre Baskerville" w:hAnsi="Libre Baskerville"/>
              <w:i w:val="1"/>
              <w:sz w:val="18"/>
              <w:szCs w:val="18"/>
              <w:highlight w:val="yellow"/>
              <w:rtl w:val="0"/>
              <w:rPrChange w:author="kamila annisa" w:id="55" w:date="2025-03-16T05:42:59Z">
                <w:rPr>
                  <w:rFonts w:ascii="Libre Baskerville" w:cs="Libre Baskerville" w:eastAsia="Libre Baskerville" w:hAnsi="Libre Baskerville"/>
                  <w:sz w:val="18"/>
                  <w:szCs w:val="18"/>
                  <w:highlight w:val="yellow"/>
                </w:rPr>
              </w:rPrChange>
            </w:rPr>
            <w:t xml:space="preserve">Drill </w:t>
          </w:r>
        </w:sdtContent>
      </w:sdt>
      <w:sdt>
        <w:sdtPr>
          <w:tag w:val="goog_rdk_97"/>
        </w:sdtPr>
        <w:sdtContent>
          <w:ins w:author="kamila annisa" w:id="56" w:date="2025-03-16T05:43:01Z"/>
          <w:sdt>
            <w:sdtPr>
              <w:tag w:val="goog_rdk_98"/>
            </w:sdtPr>
            <w:sdtContent>
              <w:ins w:author="kamila annisa" w:id="56" w:date="2025-03-16T05:43:01Z">
                <w:r w:rsidDel="00000000" w:rsidR="00000000" w:rsidRPr="00000000">
                  <w:rPr>
                    <w:rFonts w:ascii="Libre Baskerville" w:cs="Libre Baskerville" w:eastAsia="Libre Baskerville" w:hAnsi="Libre Baskerville"/>
                    <w:i w:val="1"/>
                    <w:sz w:val="18"/>
                    <w:szCs w:val="18"/>
                    <w:highlight w:val="yellow"/>
                    <w:rtl w:val="0"/>
                    <w:rPrChange w:author="kamila annisa" w:id="55" w:date="2025-03-16T05:42:59Z">
                      <w:rPr>
                        <w:rFonts w:ascii="Libre Baskerville" w:cs="Libre Baskerville" w:eastAsia="Libre Baskerville" w:hAnsi="Libre Baskerville"/>
                        <w:sz w:val="18"/>
                        <w:szCs w:val="18"/>
                        <w:highlight w:val="yellow"/>
                      </w:rPr>
                    </w:rPrChange>
                  </w:rPr>
                  <w:t xml:space="preserve">sergeant</w:t>
                </w:r>
              </w:ins>
            </w:sdtContent>
          </w:sdt>
          <w:ins w:author="kamila annisa" w:id="56" w:date="2025-03-16T05:43:01Z"/>
        </w:sdtContent>
      </w:sdt>
      <w:sdt>
        <w:sdtPr>
          <w:tag w:val="goog_rdk_99"/>
        </w:sdtPr>
        <w:sdtContent>
          <w:del w:author="kamila annisa" w:id="56" w:date="2025-03-16T05:43:01Z"/>
          <w:sdt>
            <w:sdtPr>
              <w:tag w:val="goog_rdk_100"/>
            </w:sdtPr>
            <w:sdtContent>
              <w:del w:author="kamila annisa" w:id="56" w:date="2025-03-16T05:43:01Z">
                <w:r w:rsidDel="00000000" w:rsidR="00000000" w:rsidRPr="00000000">
                  <w:rPr>
                    <w:rFonts w:ascii="Libre Baskerville" w:cs="Libre Baskerville" w:eastAsia="Libre Baskerville" w:hAnsi="Libre Baskerville"/>
                    <w:i w:val="1"/>
                    <w:sz w:val="18"/>
                    <w:szCs w:val="18"/>
                    <w:highlight w:val="yellow"/>
                    <w:rtl w:val="0"/>
                    <w:rPrChange w:author="kamila annisa" w:id="55" w:date="2025-03-16T05:42:59Z">
                      <w:rPr>
                        <w:rFonts w:ascii="Libre Baskerville" w:cs="Libre Baskerville" w:eastAsia="Libre Baskerville" w:hAnsi="Libre Baskerville"/>
                        <w:sz w:val="18"/>
                        <w:szCs w:val="18"/>
                        <w:highlight w:val="yellow"/>
                      </w:rPr>
                    </w:rPrChange>
                  </w:rPr>
                  <w:delText xml:space="preserve">seargant</w:delText>
                </w:r>
              </w:del>
            </w:sdtContent>
          </w:sdt>
          <w:del w:author="kamila annisa" w:id="56" w:date="2025-03-16T05:43:01Z"/>
        </w:sdtContent>
      </w:sdt>
      <w:r w:rsidDel="00000000" w:rsidR="00000000" w:rsidRPr="00000000">
        <w:rPr>
          <w:rFonts w:ascii="Libre Baskerville" w:cs="Libre Baskerville" w:eastAsia="Libre Baskerville" w:hAnsi="Libre Baskerville"/>
          <w:sz w:val="18"/>
          <w:szCs w:val="18"/>
          <w:highlight w:val="yellow"/>
          <w:rtl w:val="0"/>
        </w:rPr>
        <w:t xml:space="preserve"> pun segera menyebutkan satu</w:t>
      </w:r>
      <w:sdt>
        <w:sdtPr>
          <w:tag w:val="goog_rdk_101"/>
        </w:sdtPr>
        <w:sdtContent>
          <w:ins w:author="kamila annisa" w:id="57" w:date="2025-03-16T05:43:40Z">
            <w:r w:rsidDel="00000000" w:rsidR="00000000" w:rsidRPr="00000000">
              <w:rPr>
                <w:rFonts w:ascii="Libre Baskerville" w:cs="Libre Baskerville" w:eastAsia="Libre Baskerville" w:hAnsi="Libre Baskerville"/>
                <w:sz w:val="18"/>
                <w:szCs w:val="18"/>
                <w:highlight w:val="yellow"/>
                <w:rtl w:val="0"/>
              </w:rPr>
              <w:t xml:space="preserve"> </w:t>
            </w:r>
          </w:ins>
        </w:sdtContent>
      </w:sdt>
      <w:sdt>
        <w:sdtPr>
          <w:tag w:val="goog_rdk_102"/>
        </w:sdtPr>
        <w:sdtContent>
          <w:del w:author="kamila annisa" w:id="57" w:date="2025-03-16T05:43:40Z">
            <w:r w:rsidDel="00000000" w:rsidR="00000000" w:rsidRPr="00000000">
              <w:rPr>
                <w:rFonts w:ascii="Libre Baskerville" w:cs="Libre Baskerville" w:eastAsia="Libre Baskerville" w:hAnsi="Libre Baskerville"/>
                <w:sz w:val="18"/>
                <w:szCs w:val="18"/>
                <w:highlight w:val="yellow"/>
                <w:rtl w:val="0"/>
              </w:rPr>
              <w:delText xml:space="preserve">-</w:delText>
            </w:r>
          </w:del>
        </w:sdtContent>
      </w:sdt>
      <w:r w:rsidDel="00000000" w:rsidR="00000000" w:rsidRPr="00000000">
        <w:rPr>
          <w:rFonts w:ascii="Libre Baskerville" w:cs="Libre Baskerville" w:eastAsia="Libre Baskerville" w:hAnsi="Libre Baskerville"/>
          <w:sz w:val="18"/>
          <w:szCs w:val="18"/>
          <w:highlight w:val="yellow"/>
          <w:rtl w:val="0"/>
        </w:rPr>
        <w:t xml:space="preserve">per</w:t>
      </w:r>
      <w:sdt>
        <w:sdtPr>
          <w:tag w:val="goog_rdk_103"/>
        </w:sdtPr>
        <w:sdtContent>
          <w:ins w:author="kamila annisa" w:id="58" w:date="2025-03-16T05:43:42Z">
            <w:r w:rsidDel="00000000" w:rsidR="00000000" w:rsidRPr="00000000">
              <w:rPr>
                <w:rFonts w:ascii="Libre Baskerville" w:cs="Libre Baskerville" w:eastAsia="Libre Baskerville" w:hAnsi="Libre Baskerville"/>
                <w:sz w:val="18"/>
                <w:szCs w:val="18"/>
                <w:highlight w:val="yellow"/>
                <w:rtl w:val="0"/>
              </w:rPr>
              <w:t xml:space="preserve"> </w:t>
            </w:r>
          </w:ins>
        </w:sdtContent>
      </w:sdt>
      <w:r w:rsidDel="00000000" w:rsidR="00000000" w:rsidRPr="00000000">
        <w:rPr>
          <w:rFonts w:ascii="Libre Baskerville" w:cs="Libre Baskerville" w:eastAsia="Libre Baskerville" w:hAnsi="Libre Baskerville"/>
          <w:sz w:val="18"/>
          <w:szCs w:val="18"/>
          <w:highlight w:val="yellow"/>
          <w:rtl w:val="0"/>
        </w:rPr>
        <w:t xml:space="preserve">satu nama kami. Dan akhirnya, tibalah giliranku dan Ren.</w:t>
      </w:r>
    </w:p>
    <w:p w:rsidR="00000000" w:rsidDel="00000000" w:rsidP="00000000" w:rsidRDefault="00000000" w:rsidRPr="00000000" w14:paraId="00000034">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“Robert, Ren, Zem, dan Nasir. Selamat, kalian terpilih untuk masuk ke </w:t>
      </w:r>
      <w:sdt>
        <w:sdtPr>
          <w:tag w:val="goog_rdk_104"/>
        </w:sdtPr>
        <w:sdtContent>
          <w:ins w:author="kamila annisa" w:id="59" w:date="2025-03-16T05:44:10Z">
            <w:r w:rsidDel="00000000" w:rsidR="00000000" w:rsidRPr="00000000">
              <w:rPr>
                <w:rFonts w:ascii="Libre Baskerville" w:cs="Libre Baskerville" w:eastAsia="Libre Baskerville" w:hAnsi="Libre Baskerville"/>
                <w:sz w:val="18"/>
                <w:szCs w:val="18"/>
                <w:highlight w:val="yellow"/>
                <w:rtl w:val="0"/>
              </w:rPr>
              <w:t xml:space="preserve">batalyon</w:t>
            </w:r>
          </w:ins>
        </w:sdtContent>
      </w:sdt>
      <w:sdt>
        <w:sdtPr>
          <w:tag w:val="goog_rdk_105"/>
        </w:sdtPr>
        <w:sdtContent>
          <w:del w:author="kamila annisa" w:id="59" w:date="2025-03-16T05:44:10Z">
            <w:r w:rsidDel="00000000" w:rsidR="00000000" w:rsidRPr="00000000">
              <w:rPr>
                <w:rFonts w:ascii="Libre Baskerville" w:cs="Libre Baskerville" w:eastAsia="Libre Baskerville" w:hAnsi="Libre Baskerville"/>
                <w:sz w:val="18"/>
                <w:szCs w:val="18"/>
                <w:highlight w:val="yellow"/>
                <w:rtl w:val="0"/>
              </w:rPr>
              <w:delText xml:space="preserve">batalion</w:delText>
            </w:r>
          </w:del>
        </w:sdtContent>
      </w:sdt>
      <w:r w:rsidDel="00000000" w:rsidR="00000000" w:rsidRPr="00000000">
        <w:rPr>
          <w:rFonts w:ascii="Libre Baskerville" w:cs="Libre Baskerville" w:eastAsia="Libre Baskerville" w:hAnsi="Libre Baskerville"/>
          <w:sz w:val="18"/>
          <w:szCs w:val="18"/>
          <w:highlight w:val="yellow"/>
          <w:rtl w:val="0"/>
        </w:rPr>
        <w:t xml:space="preserve"> lapis baja No. 78!” Aku dan Ren senang, kami masih bisa </w:t>
      </w:r>
      <w:r w:rsidDel="00000000" w:rsidR="00000000" w:rsidRPr="00000000">
        <w:rPr>
          <w:rFonts w:ascii="Libre Baskerville" w:cs="Libre Baskerville" w:eastAsia="Libre Baskerville" w:hAnsi="Libre Baskerville"/>
          <w:sz w:val="18"/>
          <w:szCs w:val="18"/>
          <w:highlight w:val="yellow"/>
          <w:rtl w:val="0"/>
        </w:rPr>
        <w:t xml:space="preserve">bertempur </w:t>
      </w:r>
      <w:r w:rsidDel="00000000" w:rsidR="00000000" w:rsidRPr="00000000">
        <w:rPr>
          <w:rFonts w:ascii="Libre Baskerville" w:cs="Libre Baskerville" w:eastAsia="Libre Baskerville" w:hAnsi="Libre Baskerville"/>
          <w:sz w:val="18"/>
          <w:szCs w:val="18"/>
          <w:highlight w:val="yellow"/>
          <w:rtl w:val="0"/>
        </w:rPr>
        <w:t xml:space="preserve">bersama. Kami pun berkumpul bersama teman sekelompok kami yang lain, Robert dan Nasir. </w:t>
      </w:r>
    </w:p>
    <w:p w:rsidR="00000000" w:rsidDel="00000000" w:rsidP="00000000" w:rsidRDefault="00000000" w:rsidRPr="00000000" w14:paraId="00000035">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Saat pertama kali bertemu, Robert hanya menatap aku dan Ren tepat di mata kami, sedangkan Nasir hanya as</w:t>
      </w:r>
      <w:sdt>
        <w:sdtPr>
          <w:tag w:val="goog_rdk_106"/>
        </w:sdtPr>
        <w:sdtContent>
          <w:ins w:author="kamila annisa" w:id="60" w:date="2025-03-16T05:45:18Z">
            <w:r w:rsidDel="00000000" w:rsidR="00000000" w:rsidRPr="00000000">
              <w:rPr>
                <w:rFonts w:ascii="Libre Baskerville" w:cs="Libre Baskerville" w:eastAsia="Libre Baskerville" w:hAnsi="Libre Baskerville"/>
                <w:sz w:val="18"/>
                <w:szCs w:val="18"/>
                <w:highlight w:val="yellow"/>
                <w:rtl w:val="0"/>
              </w:rPr>
              <w:t xml:space="preserve">y</w:t>
            </w:r>
          </w:ins>
        </w:sdtContent>
      </w:sdt>
      <w:r w:rsidDel="00000000" w:rsidR="00000000" w:rsidRPr="00000000">
        <w:rPr>
          <w:rFonts w:ascii="Libre Baskerville" w:cs="Libre Baskerville" w:eastAsia="Libre Baskerville" w:hAnsi="Libre Baskerville"/>
          <w:sz w:val="18"/>
          <w:szCs w:val="18"/>
          <w:highlight w:val="yellow"/>
          <w:rtl w:val="0"/>
        </w:rPr>
        <w:t xml:space="preserve">ik dengan dirinya. Aku merasa tidak nyaman berada di dekat mereka berdua, </w:t>
      </w:r>
      <w:sdt>
        <w:sdtPr>
          <w:tag w:val="goog_rdk_107"/>
        </w:sdtPr>
        <w:sdtContent>
          <w:ins w:author="kamila annisa" w:id="61" w:date="2025-03-16T05:45:24Z">
            <w:r w:rsidDel="00000000" w:rsidR="00000000" w:rsidRPr="00000000">
              <w:rPr>
                <w:rFonts w:ascii="Libre Baskerville" w:cs="Libre Baskerville" w:eastAsia="Libre Baskerville" w:hAnsi="Libre Baskerville"/>
                <w:sz w:val="18"/>
                <w:szCs w:val="18"/>
                <w:highlight w:val="yellow"/>
                <w:rtl w:val="0"/>
              </w:rPr>
              <w:t xml:space="preserve">tetapi </w:t>
            </w:r>
          </w:ins>
        </w:sdtContent>
      </w:sdt>
      <w:sdt>
        <w:sdtPr>
          <w:tag w:val="goog_rdk_108"/>
        </w:sdtPr>
        <w:sdtContent>
          <w:del w:author="kamila annisa" w:id="61" w:date="2025-03-16T05:45:24Z">
            <w:r w:rsidDel="00000000" w:rsidR="00000000" w:rsidRPr="00000000">
              <w:rPr>
                <w:rFonts w:ascii="Libre Baskerville" w:cs="Libre Baskerville" w:eastAsia="Libre Baskerville" w:hAnsi="Libre Baskerville"/>
                <w:sz w:val="18"/>
                <w:szCs w:val="18"/>
                <w:highlight w:val="yellow"/>
                <w:rtl w:val="0"/>
              </w:rPr>
              <w:delText xml:space="preserve">namun </w:delText>
            </w:r>
          </w:del>
        </w:sdtContent>
      </w:sdt>
      <w:r w:rsidDel="00000000" w:rsidR="00000000" w:rsidRPr="00000000">
        <w:rPr>
          <w:rFonts w:ascii="Libre Baskerville" w:cs="Libre Baskerville" w:eastAsia="Libre Baskerville" w:hAnsi="Libre Baskerville"/>
          <w:sz w:val="18"/>
          <w:szCs w:val="18"/>
          <w:highlight w:val="yellow"/>
          <w:rtl w:val="0"/>
        </w:rPr>
        <w:t xml:space="preserve">apalah daya. Kami telah dipilih untuk bertempur bersama.</w:t>
      </w:r>
    </w:p>
    <w:p w:rsidR="00000000" w:rsidDel="00000000" w:rsidP="00000000" w:rsidRDefault="00000000" w:rsidRPr="00000000" w14:paraId="00000036">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Kami berangkat menuju stasiun untuk dikirim ke medan pertempuran. Semua keluarga teman-temanku datang untuk menyemangati anak mereka, yang akan menghadapi musuh di medan perang, terkecuali aku. Keluargaku sudah tak peduli denganku. </w:t>
      </w:r>
      <w:r w:rsidDel="00000000" w:rsidR="00000000" w:rsidRPr="00000000">
        <w:rPr>
          <w:rFonts w:ascii="Libre Baskerville" w:cs="Libre Baskerville" w:eastAsia="Libre Baskerville" w:hAnsi="Libre Baskerville"/>
          <w:sz w:val="18"/>
          <w:szCs w:val="18"/>
          <w:highlight w:val="yellow"/>
          <w:rtl w:val="0"/>
        </w:rPr>
        <w:t xml:space="preserve">Mengingat </w:t>
      </w:r>
      <w:r w:rsidDel="00000000" w:rsidR="00000000" w:rsidRPr="00000000">
        <w:rPr>
          <w:rFonts w:ascii="Libre Baskerville" w:cs="Libre Baskerville" w:eastAsia="Libre Baskerville" w:hAnsi="Libre Baskerville"/>
          <w:sz w:val="18"/>
          <w:szCs w:val="18"/>
          <w:highlight w:val="yellow"/>
          <w:rtl w:val="0"/>
        </w:rPr>
        <w:t xml:space="preserve">hal itu, aku sedikit menangis, tetapi aku mencoba tegar. Aku sudah memiliki teman sekarang, yang mendampingiku. Ku</w:t>
      </w:r>
      <w:sdt>
        <w:sdtPr>
          <w:tag w:val="goog_rdk_109"/>
        </w:sdtPr>
        <w:sdtContent>
          <w:del w:author="kamila annisa" w:id="62" w:date="2025-03-16T05:46:16Z">
            <w:r w:rsidDel="00000000" w:rsidR="00000000" w:rsidRPr="00000000">
              <w:rPr>
                <w:rFonts w:ascii="Libre Baskerville" w:cs="Libre Baskerville" w:eastAsia="Libre Baskerville" w:hAnsi="Libre Baskerville"/>
                <w:sz w:val="18"/>
                <w:szCs w:val="18"/>
                <w:highlight w:val="yellow"/>
                <w:rtl w:val="0"/>
              </w:rPr>
              <w:delText xml:space="preserve"> </w:delText>
            </w:r>
          </w:del>
        </w:sdtContent>
      </w:sdt>
      <w:r w:rsidDel="00000000" w:rsidR="00000000" w:rsidRPr="00000000">
        <w:rPr>
          <w:rFonts w:ascii="Libre Baskerville" w:cs="Libre Baskerville" w:eastAsia="Libre Baskerville" w:hAnsi="Libre Baskerville"/>
          <w:sz w:val="18"/>
          <w:szCs w:val="18"/>
          <w:highlight w:val="yellow"/>
          <w:rtl w:val="0"/>
        </w:rPr>
        <w:t xml:space="preserve">usap air mataku dan segera menaiki kereta menuju medan pertempuran.</w:t>
      </w:r>
    </w:p>
    <w:p w:rsidR="00000000" w:rsidDel="00000000" w:rsidP="00000000" w:rsidRDefault="00000000" w:rsidRPr="00000000" w14:paraId="00000037">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17 Januari 1966</w:t>
      </w:r>
    </w:p>
    <w:p w:rsidR="00000000" w:rsidDel="00000000" w:rsidP="00000000" w:rsidRDefault="00000000" w:rsidRPr="00000000" w14:paraId="00000038">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Akhirnya kami </w:t>
      </w:r>
      <w:r w:rsidDel="00000000" w:rsidR="00000000" w:rsidRPr="00000000">
        <w:rPr>
          <w:rFonts w:ascii="Libre Baskerville" w:cs="Libre Baskerville" w:eastAsia="Libre Baskerville" w:hAnsi="Libre Baskerville"/>
          <w:sz w:val="18"/>
          <w:szCs w:val="18"/>
          <w:highlight w:val="yellow"/>
          <w:rtl w:val="0"/>
        </w:rPr>
        <w:t xml:space="preserve">mendapatkan </w:t>
      </w:r>
      <w:r w:rsidDel="00000000" w:rsidR="00000000" w:rsidRPr="00000000">
        <w:rPr>
          <w:rFonts w:ascii="Libre Baskerville" w:cs="Libre Baskerville" w:eastAsia="Libre Baskerville" w:hAnsi="Libre Baskerville"/>
          <w:sz w:val="18"/>
          <w:szCs w:val="18"/>
          <w:highlight w:val="yellow"/>
          <w:rtl w:val="0"/>
        </w:rPr>
        <w:t xml:space="preserve">tank pertama kami, sebuah tank T-55 buatan Federasi Siberia. Tank ini cukup tua untuk standar saat ini. Diproduksi pada tahun 1948 pasca Perang Dunia II, tank ini dilengkapi dengan kanon 100 mm yang dapat menembus baja setebal 300 mm pada jarak 500 meter. Walaupun begitu, tetap saja kami dapat mengandalkan kendaraan tua ini.</w:t>
      </w:r>
    </w:p>
    <w:p w:rsidR="00000000" w:rsidDel="00000000" w:rsidP="00000000" w:rsidRDefault="00000000" w:rsidRPr="00000000" w14:paraId="00000039">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Misi pertama kami adalah penyerangan ke </w:t>
      </w:r>
      <w:sdt>
        <w:sdtPr>
          <w:tag w:val="goog_rdk_110"/>
        </w:sdtPr>
        <w:sdtContent>
          <w:ins w:author="kamila annisa" w:id="63" w:date="2025-03-16T05:55:55Z">
            <w:r w:rsidDel="00000000" w:rsidR="00000000" w:rsidRPr="00000000">
              <w:rPr>
                <w:rFonts w:ascii="Libre Baskerville" w:cs="Libre Baskerville" w:eastAsia="Libre Baskerville" w:hAnsi="Libre Baskerville"/>
                <w:sz w:val="18"/>
                <w:szCs w:val="18"/>
                <w:highlight w:val="yellow"/>
                <w:rtl w:val="0"/>
              </w:rPr>
              <w:t xml:space="preserve">K</w:t>
            </w:r>
          </w:ins>
        </w:sdtContent>
      </w:sdt>
      <w:sdt>
        <w:sdtPr>
          <w:tag w:val="goog_rdk_111"/>
        </w:sdtPr>
        <w:sdtContent>
          <w:del w:author="kamila annisa" w:id="63" w:date="2025-03-16T05:55:55Z">
            <w:r w:rsidDel="00000000" w:rsidR="00000000" w:rsidRPr="00000000">
              <w:rPr>
                <w:rFonts w:ascii="Libre Baskerville" w:cs="Libre Baskerville" w:eastAsia="Libre Baskerville" w:hAnsi="Libre Baskerville"/>
                <w:sz w:val="18"/>
                <w:szCs w:val="18"/>
                <w:highlight w:val="yellow"/>
                <w:rtl w:val="0"/>
              </w:rPr>
              <w:delText xml:space="preserve">k</w:delText>
            </w:r>
          </w:del>
        </w:sdtContent>
      </w:sdt>
      <w:r w:rsidDel="00000000" w:rsidR="00000000" w:rsidRPr="00000000">
        <w:rPr>
          <w:rFonts w:ascii="Libre Baskerville" w:cs="Libre Baskerville" w:eastAsia="Libre Baskerville" w:hAnsi="Libre Baskerville"/>
          <w:sz w:val="18"/>
          <w:szCs w:val="18"/>
          <w:highlight w:val="yellow"/>
          <w:rtl w:val="0"/>
        </w:rPr>
        <w:t xml:space="preserve">ota Bash, sekitar 5 km dari barak. Saat komandan </w:t>
      </w:r>
      <w:sdt>
        <w:sdtPr>
          <w:tag w:val="goog_rdk_112"/>
        </w:sdtPr>
        <w:sdtContent>
          <w:ins w:author="kamila annisa" w:id="64" w:date="2025-03-16T05:44:28Z">
            <w:r w:rsidDel="00000000" w:rsidR="00000000" w:rsidRPr="00000000">
              <w:rPr>
                <w:rFonts w:ascii="Libre Baskerville" w:cs="Libre Baskerville" w:eastAsia="Libre Baskerville" w:hAnsi="Libre Baskerville"/>
                <w:sz w:val="18"/>
                <w:szCs w:val="18"/>
                <w:highlight w:val="yellow"/>
                <w:rtl w:val="0"/>
              </w:rPr>
              <w:t xml:space="preserve">batalyon</w:t>
            </w:r>
          </w:ins>
        </w:sdtContent>
      </w:sdt>
      <w:sdt>
        <w:sdtPr>
          <w:tag w:val="goog_rdk_113"/>
        </w:sdtPr>
        <w:sdtContent>
          <w:del w:author="kamila annisa" w:id="64" w:date="2025-03-16T05:44:28Z">
            <w:r w:rsidDel="00000000" w:rsidR="00000000" w:rsidRPr="00000000">
              <w:rPr>
                <w:rFonts w:ascii="Libre Baskerville" w:cs="Libre Baskerville" w:eastAsia="Libre Baskerville" w:hAnsi="Libre Baskerville"/>
                <w:sz w:val="18"/>
                <w:szCs w:val="18"/>
                <w:highlight w:val="yellow"/>
                <w:rtl w:val="0"/>
              </w:rPr>
              <w:delText xml:space="preserve">batalion</w:delText>
            </w:r>
          </w:del>
        </w:sdtContent>
      </w:sdt>
      <w:r w:rsidDel="00000000" w:rsidR="00000000" w:rsidRPr="00000000">
        <w:rPr>
          <w:rFonts w:ascii="Libre Baskerville" w:cs="Libre Baskerville" w:eastAsia="Libre Baskerville" w:hAnsi="Libre Baskerville"/>
          <w:sz w:val="18"/>
          <w:szCs w:val="18"/>
          <w:highlight w:val="yellow"/>
          <w:rtl w:val="0"/>
        </w:rPr>
        <w:t xml:space="preserve"> menyerukan perintah, kami segera memasuki tank. Ren sebagai </w:t>
      </w:r>
      <w:r w:rsidDel="00000000" w:rsidR="00000000" w:rsidRPr="00000000">
        <w:rPr>
          <w:rFonts w:ascii="Libre Baskerville" w:cs="Libre Baskerville" w:eastAsia="Libre Baskerville" w:hAnsi="Libre Baskerville"/>
          <w:i w:val="1"/>
          <w:sz w:val="18"/>
          <w:szCs w:val="18"/>
          <w:highlight w:val="yellow"/>
          <w:rtl w:val="0"/>
        </w:rPr>
        <w:t xml:space="preserve">commander</w:t>
      </w:r>
      <w:r w:rsidDel="00000000" w:rsidR="00000000" w:rsidRPr="00000000">
        <w:rPr>
          <w:rFonts w:ascii="Libre Baskerville" w:cs="Libre Baskerville" w:eastAsia="Libre Baskerville" w:hAnsi="Libre Baskerville"/>
          <w:sz w:val="18"/>
          <w:szCs w:val="18"/>
          <w:highlight w:val="yellow"/>
          <w:rtl w:val="0"/>
        </w:rPr>
        <w:t xml:space="preserve">, Nasir sebagai </w:t>
      </w:r>
      <w:r w:rsidDel="00000000" w:rsidR="00000000" w:rsidRPr="00000000">
        <w:rPr>
          <w:rFonts w:ascii="Libre Baskerville" w:cs="Libre Baskerville" w:eastAsia="Libre Baskerville" w:hAnsi="Libre Baskerville"/>
          <w:i w:val="1"/>
          <w:sz w:val="18"/>
          <w:szCs w:val="18"/>
          <w:highlight w:val="yellow"/>
          <w:rtl w:val="0"/>
        </w:rPr>
        <w:t xml:space="preserve">driver</w:t>
      </w:r>
      <w:r w:rsidDel="00000000" w:rsidR="00000000" w:rsidRPr="00000000">
        <w:rPr>
          <w:rFonts w:ascii="Libre Baskerville" w:cs="Libre Baskerville" w:eastAsia="Libre Baskerville" w:hAnsi="Libre Baskerville"/>
          <w:sz w:val="18"/>
          <w:szCs w:val="18"/>
          <w:highlight w:val="yellow"/>
          <w:rtl w:val="0"/>
        </w:rPr>
        <w:t xml:space="preserve">, Robert sebagai </w:t>
      </w:r>
      <w:r w:rsidDel="00000000" w:rsidR="00000000" w:rsidRPr="00000000">
        <w:rPr>
          <w:rFonts w:ascii="Libre Baskerville" w:cs="Libre Baskerville" w:eastAsia="Libre Baskerville" w:hAnsi="Libre Baskerville"/>
          <w:i w:val="1"/>
          <w:sz w:val="18"/>
          <w:szCs w:val="18"/>
          <w:highlight w:val="yellow"/>
          <w:rtl w:val="0"/>
        </w:rPr>
        <w:t xml:space="preserve">gunner</w:t>
      </w:r>
      <w:r w:rsidDel="00000000" w:rsidR="00000000" w:rsidRPr="00000000">
        <w:rPr>
          <w:rFonts w:ascii="Libre Baskerville" w:cs="Libre Baskerville" w:eastAsia="Libre Baskerville" w:hAnsi="Libre Baskerville"/>
          <w:sz w:val="18"/>
          <w:szCs w:val="18"/>
          <w:highlight w:val="yellow"/>
          <w:rtl w:val="0"/>
        </w:rPr>
        <w:t xml:space="preserve">, dan aku sebagai </w:t>
      </w:r>
      <w:r w:rsidDel="00000000" w:rsidR="00000000" w:rsidRPr="00000000">
        <w:rPr>
          <w:rFonts w:ascii="Libre Baskerville" w:cs="Libre Baskerville" w:eastAsia="Libre Baskerville" w:hAnsi="Libre Baskerville"/>
          <w:i w:val="1"/>
          <w:sz w:val="18"/>
          <w:szCs w:val="18"/>
          <w:highlight w:val="yellow"/>
          <w:rtl w:val="0"/>
        </w:rPr>
        <w:t xml:space="preserve">loader</w:t>
      </w:r>
      <w:r w:rsidDel="00000000" w:rsidR="00000000" w:rsidRPr="00000000">
        <w:rPr>
          <w:rFonts w:ascii="Libre Baskerville" w:cs="Libre Baskerville" w:eastAsia="Libre Baskerville" w:hAnsi="Libre Baskerville"/>
          <w:sz w:val="18"/>
          <w:szCs w:val="18"/>
          <w:highlight w:val="yellow"/>
          <w:rtl w:val="0"/>
        </w:rPr>
        <w:t xml:space="preserve">. </w:t>
      </w:r>
    </w:p>
    <w:p w:rsidR="00000000" w:rsidDel="00000000" w:rsidP="00000000" w:rsidRDefault="00000000" w:rsidRPr="00000000" w14:paraId="0000003A">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Suara mesin seketika menggelegar setelah Nasir menyalakannya. Ren segera memerintahkan Nasir untuk mengikuti rombongan divisi tank yang terdiri atas kendaraan lapis baja dari beberapa </w:t>
      </w:r>
      <w:sdt>
        <w:sdtPr>
          <w:tag w:val="goog_rdk_114"/>
        </w:sdtPr>
        <w:sdtContent>
          <w:ins w:author="kamila annisa" w:id="65" w:date="2025-03-16T05:44:40Z">
            <w:r w:rsidDel="00000000" w:rsidR="00000000" w:rsidRPr="00000000">
              <w:rPr>
                <w:rFonts w:ascii="Libre Baskerville" w:cs="Libre Baskerville" w:eastAsia="Libre Baskerville" w:hAnsi="Libre Baskerville"/>
                <w:sz w:val="18"/>
                <w:szCs w:val="18"/>
                <w:highlight w:val="yellow"/>
                <w:rtl w:val="0"/>
              </w:rPr>
              <w:t xml:space="preserve">batalyon</w:t>
            </w:r>
          </w:ins>
        </w:sdtContent>
      </w:sdt>
      <w:sdt>
        <w:sdtPr>
          <w:tag w:val="goog_rdk_115"/>
        </w:sdtPr>
        <w:sdtContent>
          <w:del w:author="kamila annisa" w:id="65" w:date="2025-03-16T05:44:40Z">
            <w:r w:rsidDel="00000000" w:rsidR="00000000" w:rsidRPr="00000000">
              <w:rPr>
                <w:rFonts w:ascii="Libre Baskerville" w:cs="Libre Baskerville" w:eastAsia="Libre Baskerville" w:hAnsi="Libre Baskerville"/>
                <w:sz w:val="18"/>
                <w:szCs w:val="18"/>
                <w:highlight w:val="yellow"/>
                <w:rtl w:val="0"/>
              </w:rPr>
              <w:delText xml:space="preserve">batalion</w:delText>
            </w:r>
          </w:del>
        </w:sdtContent>
      </w:sdt>
      <w:r w:rsidDel="00000000" w:rsidR="00000000" w:rsidRPr="00000000">
        <w:rPr>
          <w:rFonts w:ascii="Libre Baskerville" w:cs="Libre Baskerville" w:eastAsia="Libre Baskerville" w:hAnsi="Libre Baskerville"/>
          <w:sz w:val="18"/>
          <w:szCs w:val="18"/>
          <w:highlight w:val="yellow"/>
          <w:rtl w:val="0"/>
        </w:rPr>
        <w:t xml:space="preserve"> yang berbeda. Batu-batu kecil bergetar hebat saat tank-tank melewati jalan tanah berbatu yang tidak rata. Tiga puluh menit kemudian, kami sampai di tempat tujuan.</w:t>
      </w:r>
    </w:p>
    <w:p w:rsidR="00000000" w:rsidDel="00000000" w:rsidP="00000000" w:rsidRDefault="00000000" w:rsidRPr="00000000" w14:paraId="0000003B">
      <w:pPr>
        <w:jc w:val="both"/>
        <w:rPr>
          <w:rFonts w:ascii="Libre Baskerville" w:cs="Libre Baskerville" w:eastAsia="Libre Baskerville" w:hAnsi="Libre Baskerville"/>
          <w:sz w:val="18"/>
          <w:szCs w:val="18"/>
          <w:highlight w:val="yellow"/>
        </w:rPr>
      </w:pPr>
      <w:sdt>
        <w:sdtPr>
          <w:tag w:val="goog_rdk_116"/>
        </w:sdtPr>
        <w:sdtContent>
          <w:r w:rsidDel="00000000" w:rsidR="00000000" w:rsidRPr="00000000">
            <w:rPr>
              <w:rFonts w:ascii="Libre Baskerville" w:cs="Libre Baskerville" w:eastAsia="Libre Baskerville" w:hAnsi="Libre Baskerville"/>
              <w:i w:val="1"/>
              <w:sz w:val="18"/>
              <w:szCs w:val="18"/>
              <w:highlight w:val="yellow"/>
              <w:rtl w:val="0"/>
              <w:rPrChange w:author="kamila annisa" w:id="66" w:date="2025-03-16T05:47:30Z">
                <w:rPr>
                  <w:rFonts w:ascii="Libre Baskerville" w:cs="Libre Baskerville" w:eastAsia="Libre Baskerville" w:hAnsi="Libre Baskerville"/>
                  <w:sz w:val="18"/>
                  <w:szCs w:val="18"/>
                  <w:highlight w:val="yellow"/>
                </w:rPr>
              </w:rPrChange>
            </w:rPr>
            <w:t xml:space="preserve">Tank Leader</w:t>
          </w:r>
        </w:sdtContent>
      </w:sdt>
      <w:r w:rsidDel="00000000" w:rsidR="00000000" w:rsidRPr="00000000">
        <w:rPr>
          <w:rFonts w:ascii="Libre Baskerville" w:cs="Libre Baskerville" w:eastAsia="Libre Baskerville" w:hAnsi="Libre Baskerville"/>
          <w:sz w:val="18"/>
          <w:szCs w:val="18"/>
          <w:highlight w:val="yellow"/>
          <w:rtl w:val="0"/>
        </w:rPr>
        <w:t xml:space="preserve"> divisi kami segera memerintahkan kami untuk berpencar dan mempersiapkan serangan kejutan. Setelah artileri kami menghujani kota, kami segera beraksi. Segera kumasukkan amunisi </w:t>
      </w:r>
      <w:r w:rsidDel="00000000" w:rsidR="00000000" w:rsidRPr="00000000">
        <w:rPr>
          <w:rFonts w:ascii="Libre Baskerville" w:cs="Libre Baskerville" w:eastAsia="Libre Baskerville" w:hAnsi="Libre Baskerville"/>
          <w:i w:val="1"/>
          <w:sz w:val="18"/>
          <w:szCs w:val="18"/>
          <w:highlight w:val="yellow"/>
          <w:rtl w:val="0"/>
        </w:rPr>
        <w:t xml:space="preserve">high-explosive</w:t>
      </w:r>
      <w:r w:rsidDel="00000000" w:rsidR="00000000" w:rsidRPr="00000000">
        <w:rPr>
          <w:rFonts w:ascii="Libre Baskerville" w:cs="Libre Baskerville" w:eastAsia="Libre Baskerville" w:hAnsi="Libre Baskerville"/>
          <w:sz w:val="18"/>
          <w:szCs w:val="18"/>
          <w:highlight w:val="yellow"/>
          <w:rtl w:val="0"/>
        </w:rPr>
        <w:t xml:space="preserve"> ke</w:t>
      </w:r>
      <w:sdt>
        <w:sdtPr>
          <w:tag w:val="goog_rdk_117"/>
        </w:sdtPr>
        <w:sdtContent>
          <w:ins w:author="kamila annisa" w:id="67" w:date="2025-03-16T05:47:48Z">
            <w:r w:rsidDel="00000000" w:rsidR="00000000" w:rsidRPr="00000000">
              <w:rPr>
                <w:rFonts w:ascii="Libre Baskerville" w:cs="Libre Baskerville" w:eastAsia="Libre Baskerville" w:hAnsi="Libre Baskerville"/>
                <w:sz w:val="18"/>
                <w:szCs w:val="18"/>
                <w:highlight w:val="yellow"/>
                <w:rtl w:val="0"/>
              </w:rPr>
              <w:t xml:space="preserve"> </w:t>
            </w:r>
          </w:ins>
        </w:sdtContent>
      </w:sdt>
      <w:r w:rsidDel="00000000" w:rsidR="00000000" w:rsidRPr="00000000">
        <w:rPr>
          <w:rFonts w:ascii="Libre Baskerville" w:cs="Libre Baskerville" w:eastAsia="Libre Baskerville" w:hAnsi="Libre Baskerville"/>
          <w:sz w:val="18"/>
          <w:szCs w:val="18"/>
          <w:highlight w:val="yellow"/>
          <w:rtl w:val="0"/>
        </w:rPr>
        <w:t xml:space="preserve">dalam </w:t>
      </w:r>
      <w:r w:rsidDel="00000000" w:rsidR="00000000" w:rsidRPr="00000000">
        <w:rPr>
          <w:rFonts w:ascii="Libre Baskerville" w:cs="Libre Baskerville" w:eastAsia="Libre Baskerville" w:hAnsi="Libre Baskerville"/>
          <w:i w:val="1"/>
          <w:sz w:val="18"/>
          <w:szCs w:val="18"/>
          <w:highlight w:val="yellow"/>
          <w:rtl w:val="0"/>
        </w:rPr>
        <w:t xml:space="preserve">chamber</w:t>
      </w:r>
      <w:r w:rsidDel="00000000" w:rsidR="00000000" w:rsidRPr="00000000">
        <w:rPr>
          <w:rFonts w:ascii="Libre Baskerville" w:cs="Libre Baskerville" w:eastAsia="Libre Baskerville" w:hAnsi="Libre Baskerville"/>
          <w:sz w:val="18"/>
          <w:szCs w:val="18"/>
          <w:highlight w:val="yellow"/>
          <w:rtl w:val="0"/>
        </w:rPr>
        <w:t xml:space="preserve"> meriam. Ren memerintahkan Robert untuk membidik bangunan-bangunan yang digunakan musuh untuk berlindung.</w:t>
      </w:r>
    </w:p>
    <w:p w:rsidR="00000000" w:rsidDel="00000000" w:rsidP="00000000" w:rsidRDefault="00000000" w:rsidRPr="00000000" w14:paraId="0000003C">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“Infanteri arah jam satu, 500 meter!” Ren berteriak.</w:t>
      </w:r>
    </w:p>
    <w:p w:rsidR="00000000" w:rsidDel="00000000" w:rsidP="00000000" w:rsidRDefault="00000000" w:rsidRPr="00000000" w14:paraId="0000003D">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w:t>
      </w:r>
      <w:r w:rsidDel="00000000" w:rsidR="00000000" w:rsidRPr="00000000">
        <w:rPr>
          <w:rFonts w:ascii="Libre Baskerville" w:cs="Libre Baskerville" w:eastAsia="Libre Baskerville" w:hAnsi="Libre Baskerville"/>
          <w:i w:val="1"/>
          <w:sz w:val="18"/>
          <w:szCs w:val="18"/>
          <w:highlight w:val="yellow"/>
          <w:rtl w:val="0"/>
        </w:rPr>
        <w:t xml:space="preserve">I see it!” </w:t>
      </w:r>
      <w:r w:rsidDel="00000000" w:rsidR="00000000" w:rsidRPr="00000000">
        <w:rPr>
          <w:rFonts w:ascii="Libre Baskerville" w:cs="Libre Baskerville" w:eastAsia="Libre Baskerville" w:hAnsi="Libre Baskerville"/>
          <w:sz w:val="18"/>
          <w:szCs w:val="18"/>
          <w:highlight w:val="yellow"/>
          <w:rtl w:val="0"/>
        </w:rPr>
        <w:t xml:space="preserve">Robert membalas. “Tembak!”</w:t>
      </w:r>
    </w:p>
    <w:p w:rsidR="00000000" w:rsidDel="00000000" w:rsidP="00000000" w:rsidRDefault="00000000" w:rsidRPr="00000000" w14:paraId="0000003E">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Sebuah amunisi HE terbang menuju sebuah bangunan, meledakkannya menjadi puing-puing. Terlihat beberapa infanteri musuh berhamburan keluar melarikan diri. Aku segera memasukkan amunisi HE dan Robert </w:t>
      </w:r>
      <w:r w:rsidDel="00000000" w:rsidR="00000000" w:rsidRPr="00000000">
        <w:rPr>
          <w:rFonts w:ascii="Libre Baskerville" w:cs="Libre Baskerville" w:eastAsia="Libre Baskerville" w:hAnsi="Libre Baskerville"/>
          <w:sz w:val="18"/>
          <w:szCs w:val="18"/>
          <w:highlight w:val="yellow"/>
          <w:rtl w:val="0"/>
        </w:rPr>
        <w:t xml:space="preserve">menembakkannya </w:t>
      </w:r>
      <w:r w:rsidDel="00000000" w:rsidR="00000000" w:rsidRPr="00000000">
        <w:rPr>
          <w:rFonts w:ascii="Libre Baskerville" w:cs="Libre Baskerville" w:eastAsia="Libre Baskerville" w:hAnsi="Libre Baskerville"/>
          <w:sz w:val="18"/>
          <w:szCs w:val="18"/>
          <w:highlight w:val="yellow"/>
          <w:rtl w:val="0"/>
        </w:rPr>
        <w:t xml:space="preserve">ke para infanteri yang berhamburan, membuka jalan bagi</w:t>
      </w:r>
      <w:sdt>
        <w:sdtPr>
          <w:tag w:val="goog_rdk_118"/>
        </w:sdtPr>
        <w:sdtContent>
          <w:ins w:author="kamila annisa" w:id="68" w:date="2025-03-16T05:51:27Z">
            <w:r w:rsidDel="00000000" w:rsidR="00000000" w:rsidRPr="00000000">
              <w:rPr>
                <w:rFonts w:ascii="Libre Baskerville" w:cs="Libre Baskerville" w:eastAsia="Libre Baskerville" w:hAnsi="Libre Baskerville"/>
                <w:sz w:val="18"/>
                <w:szCs w:val="18"/>
                <w:highlight w:val="yellow"/>
                <w:rtl w:val="0"/>
              </w:rPr>
              <w:t xml:space="preserve"> pasukan</w:t>
            </w:r>
          </w:ins>
        </w:sdtContent>
      </w:sdt>
      <w:r w:rsidDel="00000000" w:rsidR="00000000" w:rsidRPr="00000000">
        <w:rPr>
          <w:rFonts w:ascii="Libre Baskerville" w:cs="Libre Baskerville" w:eastAsia="Libre Baskerville" w:hAnsi="Libre Baskerville"/>
          <w:sz w:val="18"/>
          <w:szCs w:val="18"/>
          <w:highlight w:val="yellow"/>
          <w:rtl w:val="0"/>
        </w:rPr>
        <w:t xml:space="preserve"> infanteri kami yang segera mengambil alih Bash. Beberapa infanteri musuh mencoba menembaki kami dengan senapan mesin. Sayang, peluru mereka tidak dapat menembus baja tank kami. </w:t>
      </w:r>
    </w:p>
    <w:p w:rsidR="00000000" w:rsidDel="00000000" w:rsidP="00000000" w:rsidRDefault="00000000" w:rsidRPr="00000000" w14:paraId="0000003F">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Misi pertama kami sukses besar. Kelihatannya infanteri musuh tidak membawa peralatan apapun untuk melawan tank-tank kami. </w:t>
      </w:r>
    </w:p>
    <w:p w:rsidR="00000000" w:rsidDel="00000000" w:rsidP="00000000" w:rsidRDefault="00000000" w:rsidRPr="00000000" w14:paraId="00000040">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18 Januari</w:t>
      </w:r>
    </w:p>
    <w:p w:rsidR="00000000" w:rsidDel="00000000" w:rsidP="00000000" w:rsidRDefault="00000000" w:rsidRPr="00000000" w14:paraId="00000041">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Kami sedang beristirahat dibawah puing-puing </w:t>
      </w:r>
      <w:sdt>
        <w:sdtPr>
          <w:tag w:val="goog_rdk_119"/>
        </w:sdtPr>
        <w:sdtContent>
          <w:ins w:author="kamila annisa" w:id="69" w:date="2025-03-16T05:55:33Z">
            <w:r w:rsidDel="00000000" w:rsidR="00000000" w:rsidRPr="00000000">
              <w:rPr>
                <w:rFonts w:ascii="Libre Baskerville" w:cs="Libre Baskerville" w:eastAsia="Libre Baskerville" w:hAnsi="Libre Baskerville"/>
                <w:sz w:val="18"/>
                <w:szCs w:val="18"/>
                <w:highlight w:val="yellow"/>
                <w:rtl w:val="0"/>
              </w:rPr>
              <w:t xml:space="preserve">K</w:t>
            </w:r>
          </w:ins>
        </w:sdtContent>
      </w:sdt>
      <w:sdt>
        <w:sdtPr>
          <w:tag w:val="goog_rdk_120"/>
        </w:sdtPr>
        <w:sdtContent>
          <w:del w:author="kamila annisa" w:id="69" w:date="2025-03-16T05:55:33Z">
            <w:r w:rsidDel="00000000" w:rsidR="00000000" w:rsidRPr="00000000">
              <w:rPr>
                <w:rFonts w:ascii="Libre Baskerville" w:cs="Libre Baskerville" w:eastAsia="Libre Baskerville" w:hAnsi="Libre Baskerville"/>
                <w:sz w:val="18"/>
                <w:szCs w:val="18"/>
                <w:highlight w:val="yellow"/>
                <w:rtl w:val="0"/>
              </w:rPr>
              <w:delText xml:space="preserve">k</w:delText>
            </w:r>
          </w:del>
        </w:sdtContent>
      </w:sdt>
      <w:r w:rsidDel="00000000" w:rsidR="00000000" w:rsidRPr="00000000">
        <w:rPr>
          <w:rFonts w:ascii="Libre Baskerville" w:cs="Libre Baskerville" w:eastAsia="Libre Baskerville" w:hAnsi="Libre Baskerville"/>
          <w:sz w:val="18"/>
          <w:szCs w:val="18"/>
          <w:highlight w:val="yellow"/>
          <w:rtl w:val="0"/>
        </w:rPr>
        <w:t xml:space="preserve">ota Bash, sembari mendengarkan radio dan suara hujan artileri yang sedang menghujani kota sebelah, sekitar 4 km dari posisi kami. Kami menghabiskan waktu istirahat dengan mengobrol, saling bertukar cerita satu sama lain. Rasanya hubungan kami </w:t>
      </w:r>
      <w:r w:rsidDel="00000000" w:rsidR="00000000" w:rsidRPr="00000000">
        <w:rPr>
          <w:rFonts w:ascii="Libre Baskerville" w:cs="Libre Baskerville" w:eastAsia="Libre Baskerville" w:hAnsi="Libre Baskerville"/>
          <w:sz w:val="18"/>
          <w:szCs w:val="18"/>
          <w:highlight w:val="yellow"/>
          <w:rtl w:val="0"/>
        </w:rPr>
        <w:t xml:space="preserve">semakin </w:t>
      </w:r>
      <w:r w:rsidDel="00000000" w:rsidR="00000000" w:rsidRPr="00000000">
        <w:rPr>
          <w:rFonts w:ascii="Libre Baskerville" w:cs="Libre Baskerville" w:eastAsia="Libre Baskerville" w:hAnsi="Libre Baskerville"/>
          <w:sz w:val="18"/>
          <w:szCs w:val="18"/>
          <w:highlight w:val="yellow"/>
          <w:rtl w:val="0"/>
        </w:rPr>
        <w:t xml:space="preserve">dekat walau baru bertemu selama 3 hari. </w:t>
      </w:r>
    </w:p>
    <w:p w:rsidR="00000000" w:rsidDel="00000000" w:rsidP="00000000" w:rsidRDefault="00000000" w:rsidRPr="00000000" w14:paraId="00000042">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Ren bisa mencairkan suasana diantara kami berempat. Robert bercerita masa kecilnya, dimana ia merupakan seorang berandalan di sekolahnya. Nasir menunjukkan trik-trik sulap yang membuat aku dan Robert kebingungan. Ren hanya tertawa melihat kami bingung. Malam itu pun kami tidur dengan lelap.</w:t>
      </w:r>
    </w:p>
    <w:p w:rsidR="00000000" w:rsidDel="00000000" w:rsidP="00000000" w:rsidRDefault="00000000" w:rsidRPr="00000000" w14:paraId="00000043">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Keesokan harinya, Kami mendapat tugas dari komandan pusat untuk menyerang Lembah Dash. Ren segera menyuruh kami memasuki tank dan segera berangkat dari sini.</w:t>
      </w:r>
    </w:p>
    <w:p w:rsidR="00000000" w:rsidDel="00000000" w:rsidP="00000000" w:rsidRDefault="00000000" w:rsidRPr="00000000" w14:paraId="00000044">
      <w:pPr>
        <w:jc w:val="both"/>
        <w:rPr>
          <w:rFonts w:ascii="Libre Baskerville" w:cs="Libre Baskerville" w:eastAsia="Libre Baskerville" w:hAnsi="Libre Baskerville"/>
          <w:sz w:val="18"/>
          <w:szCs w:val="18"/>
          <w:highlight w:val="yellow"/>
        </w:rPr>
      </w:pPr>
      <w:r w:rsidDel="00000000" w:rsidR="00000000" w:rsidRPr="00000000">
        <w:rPr>
          <w:rFonts w:ascii="Microsoft Yahei" w:cs="Microsoft Yahei" w:eastAsia="Microsoft Yahei" w:hAnsi="Microsoft Yahei"/>
          <w:sz w:val="18"/>
          <w:szCs w:val="18"/>
          <w:highlight w:val="yellow"/>
          <w:rtl w:val="0"/>
        </w:rPr>
        <w:t xml:space="preserve">ↈ</w:t>
      </w:r>
      <w:r w:rsidDel="00000000" w:rsidR="00000000" w:rsidRPr="00000000">
        <w:rPr>
          <w:rtl w:val="0"/>
        </w:rPr>
      </w:r>
    </w:p>
    <w:p w:rsidR="00000000" w:rsidDel="00000000" w:rsidP="00000000" w:rsidRDefault="00000000" w:rsidRPr="00000000" w14:paraId="00000045">
      <w:pPr>
        <w:jc w:val="both"/>
        <w:rPr>
          <w:rFonts w:ascii="Libre Baskerville" w:cs="Libre Baskerville" w:eastAsia="Libre Baskerville" w:hAnsi="Libre Baskerville"/>
          <w:i w:val="1"/>
          <w:sz w:val="18"/>
          <w:szCs w:val="18"/>
          <w:highlight w:val="yellow"/>
        </w:rPr>
      </w:pPr>
      <w:r w:rsidDel="00000000" w:rsidR="00000000" w:rsidRPr="00000000">
        <w:rPr>
          <w:rFonts w:ascii="Libre Baskerville" w:cs="Libre Baskerville" w:eastAsia="Libre Baskerville" w:hAnsi="Libre Baskerville"/>
          <w:i w:val="1"/>
          <w:sz w:val="18"/>
          <w:szCs w:val="18"/>
          <w:highlight w:val="yellow"/>
          <w:rtl w:val="0"/>
        </w:rPr>
        <w:t xml:space="preserve">DUAR! DUAR! DUAR!</w:t>
      </w:r>
    </w:p>
    <w:p w:rsidR="00000000" w:rsidDel="00000000" w:rsidP="00000000" w:rsidRDefault="00000000" w:rsidRPr="00000000" w14:paraId="00000046">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Suara artileri bergemuruh menghujani lembah. Kami dan para serdadu lain menunggu sembari berdoa agar diberi kemenangan. Hal yang kami tak ketahui adalah pertempuran tersebut akan menjadi pertempuran terbesar dalam peperangan ini. </w:t>
      </w:r>
    </w:p>
    <w:p w:rsidR="00000000" w:rsidDel="00000000" w:rsidP="00000000" w:rsidRDefault="00000000" w:rsidRPr="00000000" w14:paraId="00000047">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Kami mulai melaju pada jam 9.55 pagi. Bersama para infanteri, kami menyerbu </w:t>
      </w:r>
      <w:sdt>
        <w:sdtPr>
          <w:tag w:val="goog_rdk_121"/>
        </w:sdtPr>
        <w:sdtContent>
          <w:ins w:author="kamila annisa" w:id="70" w:date="2025-03-16T05:52:54Z">
            <w:r w:rsidDel="00000000" w:rsidR="00000000" w:rsidRPr="00000000">
              <w:rPr>
                <w:rFonts w:ascii="Libre Baskerville" w:cs="Libre Baskerville" w:eastAsia="Libre Baskerville" w:hAnsi="Libre Baskerville"/>
                <w:sz w:val="18"/>
                <w:szCs w:val="18"/>
                <w:highlight w:val="yellow"/>
                <w:rtl w:val="0"/>
              </w:rPr>
              <w:t xml:space="preserve">L</w:t>
            </w:r>
          </w:ins>
        </w:sdtContent>
      </w:sdt>
      <w:sdt>
        <w:sdtPr>
          <w:tag w:val="goog_rdk_122"/>
        </w:sdtPr>
        <w:sdtContent>
          <w:del w:author="kamila annisa" w:id="70" w:date="2025-03-16T05:52:54Z">
            <w:r w:rsidDel="00000000" w:rsidR="00000000" w:rsidRPr="00000000">
              <w:rPr>
                <w:rFonts w:ascii="Libre Baskerville" w:cs="Libre Baskerville" w:eastAsia="Libre Baskerville" w:hAnsi="Libre Baskerville"/>
                <w:sz w:val="18"/>
                <w:szCs w:val="18"/>
                <w:highlight w:val="yellow"/>
                <w:rtl w:val="0"/>
              </w:rPr>
              <w:delText xml:space="preserve">l</w:delText>
            </w:r>
          </w:del>
        </w:sdtContent>
      </w:sdt>
      <w:r w:rsidDel="00000000" w:rsidR="00000000" w:rsidRPr="00000000">
        <w:rPr>
          <w:rFonts w:ascii="Libre Baskerville" w:cs="Libre Baskerville" w:eastAsia="Libre Baskerville" w:hAnsi="Libre Baskerville"/>
          <w:sz w:val="18"/>
          <w:szCs w:val="18"/>
          <w:highlight w:val="yellow"/>
          <w:rtl w:val="0"/>
        </w:rPr>
        <w:t xml:space="preserve">embah Dash. Para infanteri pengintai melaporkan terdapat posisi meriam anti-tank musuh dibalik batu arah jam 11 dari kami. Robert segera menembak batu tersebut. Beberapa personal kocar-kacir dan meninggalkan baterai meriam tersebut. </w:t>
      </w:r>
    </w:p>
    <w:p w:rsidR="00000000" w:rsidDel="00000000" w:rsidP="00000000" w:rsidRDefault="00000000" w:rsidRPr="00000000" w14:paraId="00000048">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Tiba-tiba terdengar suara </w:t>
      </w:r>
      <w:sdt>
        <w:sdtPr>
          <w:tag w:val="goog_rdk_123"/>
        </w:sdtPr>
        <w:sdtContent>
          <w:ins w:author="kamila annisa" w:id="71" w:date="2025-03-16T05:58:03Z">
            <w:r w:rsidDel="00000000" w:rsidR="00000000" w:rsidRPr="00000000">
              <w:rPr>
                <w:rFonts w:ascii="Libre Baskerville" w:cs="Libre Baskerville" w:eastAsia="Libre Baskerville" w:hAnsi="Libre Baskerville"/>
                <w:sz w:val="18"/>
                <w:szCs w:val="18"/>
                <w:highlight w:val="yellow"/>
                <w:rtl w:val="0"/>
              </w:rPr>
              <w:t xml:space="preserve">ber</w:t>
            </w:r>
          </w:ins>
        </w:sdtContent>
      </w:sdt>
      <w:sdt>
        <w:sdtPr>
          <w:tag w:val="goog_rdk_124"/>
        </w:sdtPr>
        <w:sdtContent>
          <w:del w:author="kamila annisa" w:id="71" w:date="2025-03-16T05:58:03Z">
            <w:r w:rsidDel="00000000" w:rsidR="00000000" w:rsidRPr="00000000">
              <w:rPr>
                <w:rFonts w:ascii="Libre Baskerville" w:cs="Libre Baskerville" w:eastAsia="Libre Baskerville" w:hAnsi="Libre Baskerville"/>
                <w:sz w:val="18"/>
                <w:szCs w:val="18"/>
                <w:highlight w:val="yellow"/>
                <w:rtl w:val="0"/>
              </w:rPr>
              <w:delText xml:space="preserve">men</w:delText>
            </w:r>
          </w:del>
        </w:sdtContent>
      </w:sdt>
      <w:r w:rsidDel="00000000" w:rsidR="00000000" w:rsidRPr="00000000">
        <w:rPr>
          <w:rFonts w:ascii="Libre Baskerville" w:cs="Libre Baskerville" w:eastAsia="Libre Baskerville" w:hAnsi="Libre Baskerville"/>
          <w:sz w:val="18"/>
          <w:szCs w:val="18"/>
          <w:highlight w:val="yellow"/>
          <w:rtl w:val="0"/>
        </w:rPr>
        <w:t xml:space="preserve">decit kencang di sebelah kananku. Sebuah tank musuh telah menembak kami! Untungnya peluru tersebut meleset dan memantul dari kubah tank kami. Segera kuambil peluru </w:t>
      </w:r>
      <w:sdt>
        <w:sdtPr>
          <w:tag w:val="goog_rdk_125"/>
        </w:sdtPr>
        <w:sdtContent>
          <w:r w:rsidDel="00000000" w:rsidR="00000000" w:rsidRPr="00000000">
            <w:rPr>
              <w:rFonts w:ascii="Libre Baskerville" w:cs="Libre Baskerville" w:eastAsia="Libre Baskerville" w:hAnsi="Libre Baskerville"/>
              <w:i w:val="1"/>
              <w:sz w:val="18"/>
              <w:szCs w:val="18"/>
              <w:highlight w:val="yellow"/>
              <w:rtl w:val="0"/>
              <w:rPrChange w:author="kamila annisa" w:id="72" w:date="2025-03-16T05:56:43Z">
                <w:rPr>
                  <w:rFonts w:ascii="Libre Baskerville" w:cs="Libre Baskerville" w:eastAsia="Libre Baskerville" w:hAnsi="Libre Baskerville"/>
                  <w:sz w:val="18"/>
                  <w:szCs w:val="18"/>
                  <w:highlight w:val="yellow"/>
                </w:rPr>
              </w:rPrChange>
            </w:rPr>
            <w:t xml:space="preserve">armour</w:t>
          </w:r>
        </w:sdtContent>
      </w:sdt>
      <w:sdt>
        <w:sdtPr>
          <w:tag w:val="goog_rdk_126"/>
        </w:sdtPr>
        <w:sdtContent>
          <w:ins w:author="kamila annisa" w:id="73" w:date="2025-03-16T06:00:54Z"/>
          <w:sdt>
            <w:sdtPr>
              <w:tag w:val="goog_rdk_127"/>
            </w:sdtPr>
            <w:sdtContent>
              <w:ins w:author="kamila annisa" w:id="73" w:date="2025-03-16T06:00:54Z">
                <w:r w:rsidDel="00000000" w:rsidR="00000000" w:rsidRPr="00000000">
                  <w:rPr>
                    <w:rFonts w:ascii="Libre Baskerville" w:cs="Libre Baskerville" w:eastAsia="Libre Baskerville" w:hAnsi="Libre Baskerville"/>
                    <w:i w:val="1"/>
                    <w:sz w:val="18"/>
                    <w:szCs w:val="18"/>
                    <w:highlight w:val="yellow"/>
                    <w:rtl w:val="0"/>
                    <w:rPrChange w:author="kamila annisa" w:id="72" w:date="2025-03-16T05:56:43Z">
                      <w:rPr>
                        <w:rFonts w:ascii="Libre Baskerville" w:cs="Libre Baskerville" w:eastAsia="Libre Baskerville" w:hAnsi="Libre Baskerville"/>
                        <w:sz w:val="18"/>
                        <w:szCs w:val="18"/>
                        <w:highlight w:val="yellow"/>
                      </w:rPr>
                    </w:rPrChange>
                  </w:rPr>
                  <w:t xml:space="preserve">-</w:t>
                </w:r>
              </w:ins>
            </w:sdtContent>
          </w:sdt>
          <w:ins w:author="kamila annisa" w:id="73" w:date="2025-03-16T06:00:54Z"/>
        </w:sdtContent>
      </w:sdt>
      <w:sdt>
        <w:sdtPr>
          <w:tag w:val="goog_rdk_128"/>
        </w:sdtPr>
        <w:sdtContent>
          <w:r w:rsidDel="00000000" w:rsidR="00000000" w:rsidRPr="00000000">
            <w:rPr>
              <w:rFonts w:ascii="Libre Baskerville" w:cs="Libre Baskerville" w:eastAsia="Libre Baskerville" w:hAnsi="Libre Baskerville"/>
              <w:i w:val="1"/>
              <w:sz w:val="18"/>
              <w:szCs w:val="18"/>
              <w:highlight w:val="yellow"/>
              <w:rtl w:val="0"/>
              <w:rPrChange w:author="kamila annisa" w:id="72" w:date="2025-03-16T05:56:43Z">
                <w:rPr>
                  <w:rFonts w:ascii="Libre Baskerville" w:cs="Libre Baskerville" w:eastAsia="Libre Baskerville" w:hAnsi="Libre Baskerville"/>
                  <w:sz w:val="18"/>
                  <w:szCs w:val="18"/>
                  <w:highlight w:val="yellow"/>
                </w:rPr>
              </w:rPrChange>
            </w:rPr>
            <w:t xml:space="preserve">piercing</w:t>
          </w:r>
        </w:sdtContent>
      </w:sdt>
      <w:r w:rsidDel="00000000" w:rsidR="00000000" w:rsidRPr="00000000">
        <w:rPr>
          <w:rFonts w:ascii="Libre Baskerville" w:cs="Libre Baskerville" w:eastAsia="Libre Baskerville" w:hAnsi="Libre Baskerville"/>
          <w:sz w:val="18"/>
          <w:szCs w:val="18"/>
          <w:highlight w:val="yellow"/>
          <w:rtl w:val="0"/>
        </w:rPr>
        <w:t xml:space="preserve"> dari bawah kakiku dan melemparnya ke dalam </w:t>
      </w:r>
      <w:sdt>
        <w:sdtPr>
          <w:tag w:val="goog_rdk_129"/>
        </w:sdtPr>
        <w:sdtContent>
          <w:r w:rsidDel="00000000" w:rsidR="00000000" w:rsidRPr="00000000">
            <w:rPr>
              <w:rFonts w:ascii="Libre Baskerville" w:cs="Libre Baskerville" w:eastAsia="Libre Baskerville" w:hAnsi="Libre Baskerville"/>
              <w:i w:val="1"/>
              <w:sz w:val="18"/>
              <w:szCs w:val="18"/>
              <w:highlight w:val="yellow"/>
              <w:rtl w:val="0"/>
              <w:rPrChange w:author="kamila annisa" w:id="74" w:date="2025-03-16T05:57:45Z">
                <w:rPr>
                  <w:rFonts w:ascii="Libre Baskerville" w:cs="Libre Baskerville" w:eastAsia="Libre Baskerville" w:hAnsi="Libre Baskerville"/>
                  <w:sz w:val="18"/>
                  <w:szCs w:val="18"/>
                  <w:highlight w:val="yellow"/>
                </w:rPr>
              </w:rPrChange>
            </w:rPr>
            <w:t xml:space="preserve">chamber </w:t>
          </w:r>
        </w:sdtContent>
      </w:sdt>
      <w:r w:rsidDel="00000000" w:rsidR="00000000" w:rsidRPr="00000000">
        <w:rPr>
          <w:rFonts w:ascii="Libre Baskerville" w:cs="Libre Baskerville" w:eastAsia="Libre Baskerville" w:hAnsi="Libre Baskerville"/>
          <w:sz w:val="18"/>
          <w:szCs w:val="18"/>
          <w:highlight w:val="yellow"/>
          <w:rtl w:val="0"/>
        </w:rPr>
        <w:t xml:space="preserve">meriam.</w:t>
      </w:r>
    </w:p>
    <w:p w:rsidR="00000000" w:rsidDel="00000000" w:rsidP="00000000" w:rsidRDefault="00000000" w:rsidRPr="00000000" w14:paraId="00000049">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“Siap</w:t>
      </w:r>
      <w:sdt>
        <w:sdtPr>
          <w:tag w:val="goog_rdk_130"/>
        </w:sdtPr>
        <w:sdtContent>
          <w:ins w:author="kamila annisa" w:id="75" w:date="2025-03-16T06:01:08Z">
            <w:r w:rsidDel="00000000" w:rsidR="00000000" w:rsidRPr="00000000">
              <w:rPr>
                <w:rFonts w:ascii="Libre Baskerville" w:cs="Libre Baskerville" w:eastAsia="Libre Baskerville" w:hAnsi="Libre Baskerville"/>
                <w:sz w:val="18"/>
                <w:szCs w:val="18"/>
                <w:highlight w:val="yellow"/>
                <w:rtl w:val="0"/>
              </w:rPr>
              <w:t xml:space="preserve">,</w:t>
            </w:r>
          </w:ins>
        </w:sdtContent>
      </w:sdt>
      <w:r w:rsidDel="00000000" w:rsidR="00000000" w:rsidRPr="00000000">
        <w:rPr>
          <w:rFonts w:ascii="Libre Baskerville" w:cs="Libre Baskerville" w:eastAsia="Libre Baskerville" w:hAnsi="Libre Baskerville"/>
          <w:sz w:val="18"/>
          <w:szCs w:val="18"/>
          <w:highlight w:val="yellow"/>
          <w:rtl w:val="0"/>
        </w:rPr>
        <w:t xml:space="preserve"> tembak!”</w:t>
      </w:r>
    </w:p>
    <w:p w:rsidR="00000000" w:rsidDel="00000000" w:rsidP="00000000" w:rsidRDefault="00000000" w:rsidRPr="00000000" w14:paraId="0000004A">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“Tembak!”</w:t>
      </w:r>
    </w:p>
    <w:p w:rsidR="00000000" w:rsidDel="00000000" w:rsidP="00000000" w:rsidRDefault="00000000" w:rsidRPr="00000000" w14:paraId="0000004B">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Sebuah proyektil terbang melintasi lembah. Dengan cepat melaju menuju target kami dan</w:t>
      </w:r>
      <w:sdt>
        <w:sdtPr>
          <w:tag w:val="goog_rdk_131"/>
        </w:sdtPr>
        <w:sdtContent>
          <w:ins w:author="kamila annisa" w:id="76" w:date="2025-03-16T06:02:16Z">
            <w:r w:rsidDel="00000000" w:rsidR="00000000" w:rsidRPr="00000000">
              <w:rPr>
                <w:rFonts w:ascii="Libre Baskerville" w:cs="Libre Baskerville" w:eastAsia="Libre Baskerville" w:hAnsi="Libre Baskerville"/>
                <w:sz w:val="18"/>
                <w:szCs w:val="18"/>
                <w:highlight w:val="yellow"/>
                <w:rtl w:val="0"/>
              </w:rPr>
              <w:t xml:space="preserve">…</w:t>
            </w:r>
          </w:ins>
        </w:sdtContent>
      </w:sdt>
      <w:sdt>
        <w:sdtPr>
          <w:tag w:val="goog_rdk_132"/>
        </w:sdtPr>
        <w:sdtContent>
          <w:del w:author="kamila annisa" w:id="76" w:date="2025-03-16T06:02:16Z">
            <w:r w:rsidDel="00000000" w:rsidR="00000000" w:rsidRPr="00000000">
              <w:rPr>
                <w:rFonts w:ascii="Libre Baskerville" w:cs="Libre Baskerville" w:eastAsia="Libre Baskerville" w:hAnsi="Libre Baskerville"/>
                <w:sz w:val="18"/>
                <w:szCs w:val="18"/>
                <w:highlight w:val="yellow"/>
                <w:rtl w:val="0"/>
              </w:rPr>
              <w:delText xml:space="preserve">..</w:delText>
            </w:r>
          </w:del>
        </w:sdtContent>
      </w:sdt>
      <w:sdt>
        <w:sdtPr>
          <w:tag w:val="goog_rdk_133"/>
        </w:sdtPr>
        <w:sdtContent>
          <w:ins w:author="kamila annisa" w:id="77" w:date="2025-03-16T06:02:14Z">
            <w:sdt>
              <w:sdtPr>
                <w:tag w:val="goog_rdk_134"/>
              </w:sdtPr>
              <w:sdtContent>
                <w:del w:author="kamila annisa" w:id="76" w:date="2025-03-16T06:02:16Z">
                  <w:r w:rsidDel="00000000" w:rsidR="00000000" w:rsidRPr="00000000">
                    <w:rPr>
                      <w:rFonts w:ascii="Libre Baskerville" w:cs="Libre Baskerville" w:eastAsia="Libre Baskerville" w:hAnsi="Libre Baskerville"/>
                      <w:sz w:val="18"/>
                      <w:szCs w:val="18"/>
                      <w:highlight w:val="yellow"/>
                      <w:rtl w:val="0"/>
                    </w:rPr>
                    <w:delText xml:space="preserve">.</w:delText>
                  </w:r>
                </w:del>
              </w:sdtContent>
            </w:sdt>
          </w:ins>
        </w:sdtContent>
      </w:sdt>
      <w:r w:rsidDel="00000000" w:rsidR="00000000" w:rsidRPr="00000000">
        <w:rPr>
          <w:rtl w:val="0"/>
        </w:rPr>
      </w:r>
    </w:p>
    <w:p w:rsidR="00000000" w:rsidDel="00000000" w:rsidP="00000000" w:rsidRDefault="00000000" w:rsidRPr="00000000" w14:paraId="0000004C">
      <w:pPr>
        <w:jc w:val="both"/>
        <w:rPr>
          <w:rFonts w:ascii="Libre Baskerville" w:cs="Libre Baskerville" w:eastAsia="Libre Baskerville" w:hAnsi="Libre Baskerville"/>
          <w:sz w:val="18"/>
          <w:szCs w:val="18"/>
          <w:highlight w:val="yellow"/>
        </w:rPr>
      </w:pPr>
      <w:r w:rsidDel="00000000" w:rsidR="00000000" w:rsidRPr="00000000">
        <w:rPr>
          <w:rFonts w:ascii="Libre Baskerville" w:cs="Libre Baskerville" w:eastAsia="Libre Baskerville" w:hAnsi="Libre Baskerville"/>
          <w:sz w:val="18"/>
          <w:szCs w:val="18"/>
          <w:highlight w:val="yellow"/>
          <w:rtl w:val="0"/>
        </w:rPr>
        <w:t xml:space="preserve">Tunggu</w:t>
      </w:r>
      <w:sdt>
        <w:sdtPr>
          <w:tag w:val="goog_rdk_135"/>
        </w:sdtPr>
        <w:sdtContent>
          <w:ins w:author="kamila annisa" w:id="78" w:date="2025-03-16T06:02:25Z">
            <w:r w:rsidDel="00000000" w:rsidR="00000000" w:rsidRPr="00000000">
              <w:rPr>
                <w:rFonts w:ascii="Libre Baskerville" w:cs="Libre Baskerville" w:eastAsia="Libre Baskerville" w:hAnsi="Libre Baskerville"/>
                <w:sz w:val="18"/>
                <w:szCs w:val="18"/>
                <w:highlight w:val="yellow"/>
                <w:rtl w:val="0"/>
              </w:rPr>
              <w:t xml:space="preserve">,</w:t>
            </w:r>
          </w:ins>
        </w:sdtContent>
      </w:sdt>
      <w:sdt>
        <w:sdtPr>
          <w:tag w:val="goog_rdk_136"/>
        </w:sdtPr>
        <w:sdtContent>
          <w:del w:author="kamila annisa" w:id="78" w:date="2025-03-16T06:02:25Z">
            <w:r w:rsidDel="00000000" w:rsidR="00000000" w:rsidRPr="00000000">
              <w:rPr>
                <w:rFonts w:ascii="Libre Baskerville" w:cs="Libre Baskerville" w:eastAsia="Libre Baskerville" w:hAnsi="Libre Baskerville"/>
                <w:sz w:val="18"/>
                <w:szCs w:val="18"/>
                <w:highlight w:val="yellow"/>
                <w:rtl w:val="0"/>
              </w:rPr>
              <w:delText xml:space="preserve">?</w:delText>
            </w:r>
          </w:del>
        </w:sdtContent>
      </w:sdt>
      <w:r w:rsidDel="00000000" w:rsidR="00000000" w:rsidRPr="00000000">
        <w:rPr>
          <w:rFonts w:ascii="Libre Baskerville" w:cs="Libre Baskerville" w:eastAsia="Libre Baskerville" w:hAnsi="Libre Baskerville"/>
          <w:sz w:val="18"/>
          <w:szCs w:val="18"/>
          <w:highlight w:val="yellow"/>
          <w:rtl w:val="0"/>
        </w:rPr>
        <w:t xml:space="preserve"> </w:t>
      </w:r>
      <w:sdt>
        <w:sdtPr>
          <w:tag w:val="goog_rdk_137"/>
        </w:sdtPr>
        <w:sdtContent>
          <w:ins w:author="kamila annisa" w:id="79" w:date="2025-03-16T06:02:27Z">
            <w:r w:rsidDel="00000000" w:rsidR="00000000" w:rsidRPr="00000000">
              <w:rPr>
                <w:rFonts w:ascii="Libre Baskerville" w:cs="Libre Baskerville" w:eastAsia="Libre Baskerville" w:hAnsi="Libre Baskerville"/>
                <w:sz w:val="18"/>
                <w:szCs w:val="18"/>
                <w:highlight w:val="yellow"/>
                <w:rtl w:val="0"/>
              </w:rPr>
              <w:t xml:space="preserve">s</w:t>
            </w:r>
          </w:ins>
        </w:sdtContent>
      </w:sdt>
      <w:sdt>
        <w:sdtPr>
          <w:tag w:val="goog_rdk_138"/>
        </w:sdtPr>
        <w:sdtContent>
          <w:del w:author="kamila annisa" w:id="79" w:date="2025-03-16T06:02:27Z">
            <w:r w:rsidDel="00000000" w:rsidR="00000000" w:rsidRPr="00000000">
              <w:rPr>
                <w:rFonts w:ascii="Libre Baskerville" w:cs="Libre Baskerville" w:eastAsia="Libre Baskerville" w:hAnsi="Libre Baskerville"/>
                <w:sz w:val="18"/>
                <w:szCs w:val="18"/>
                <w:highlight w:val="yellow"/>
                <w:rtl w:val="0"/>
              </w:rPr>
              <w:delText xml:space="preserve">S</w:delText>
            </w:r>
          </w:del>
        </w:sdtContent>
      </w:sdt>
      <w:r w:rsidDel="00000000" w:rsidR="00000000" w:rsidRPr="00000000">
        <w:rPr>
          <w:rFonts w:ascii="Libre Baskerville" w:cs="Libre Baskerville" w:eastAsia="Libre Baskerville" w:hAnsi="Libre Baskerville"/>
          <w:sz w:val="18"/>
          <w:szCs w:val="18"/>
          <w:highlight w:val="yellow"/>
          <w:rtl w:val="0"/>
        </w:rPr>
        <w:t xml:space="preserve">epertinya aku baru saja mengalami ini?</w:t>
      </w:r>
    </w:p>
    <w:p w:rsidR="00000000" w:rsidDel="00000000" w:rsidP="00000000" w:rsidRDefault="00000000" w:rsidRPr="00000000" w14:paraId="0000004D">
      <w:pPr>
        <w:jc w:val="both"/>
        <w:rPr>
          <w:rFonts w:ascii="Libre Baskerville" w:cs="Libre Baskerville" w:eastAsia="Libre Baskerville" w:hAnsi="Libre Baskerville"/>
          <w:sz w:val="18"/>
          <w:szCs w:val="18"/>
        </w:rPr>
      </w:pPr>
      <w:r w:rsidDel="00000000" w:rsidR="00000000" w:rsidRPr="00000000">
        <w:rPr>
          <w:rFonts w:ascii="Microsoft Yahei" w:cs="Microsoft Yahei" w:eastAsia="Microsoft Yahei" w:hAnsi="Microsoft Yahei"/>
          <w:sz w:val="18"/>
          <w:szCs w:val="18"/>
          <w:rtl w:val="0"/>
        </w:rPr>
        <w:t xml:space="preserve">ↈ</w:t>
      </w:r>
      <w:r w:rsidDel="00000000" w:rsidR="00000000" w:rsidRPr="00000000">
        <w:rPr>
          <w:rtl w:val="0"/>
        </w:rPr>
      </w:r>
    </w:p>
    <w:p w:rsidR="00000000" w:rsidDel="00000000" w:rsidP="00000000" w:rsidRDefault="00000000" w:rsidRPr="00000000" w14:paraId="0000004E">
      <w:pPr>
        <w:jc w:val="both"/>
        <w:rPr>
          <w:rFonts w:ascii="Libre Baskerville" w:cs="Libre Baskerville" w:eastAsia="Libre Baskerville" w:hAnsi="Libre Baskerville"/>
          <w:sz w:val="18"/>
          <w:szCs w:val="18"/>
        </w:rPr>
      </w:pPr>
      <w:sdt>
        <w:sdtPr>
          <w:tag w:val="goog_rdk_140"/>
        </w:sdtPr>
        <w:sdtContent>
          <w:del w:author="kamila annisa" w:id="80" w:date="2025-03-16T06:03:53Z">
            <w:r w:rsidDel="00000000" w:rsidR="00000000" w:rsidRPr="00000000">
              <w:rPr>
                <w:rFonts w:ascii="Libre Baskerville" w:cs="Libre Baskerville" w:eastAsia="Libre Baskerville" w:hAnsi="Libre Baskerville"/>
                <w:sz w:val="18"/>
                <w:szCs w:val="18"/>
                <w:rtl w:val="0"/>
              </w:rPr>
              <w:delText xml:space="preserve">“</w:delText>
            </w:r>
          </w:del>
        </w:sdtContent>
      </w:sdt>
      <w:r w:rsidDel="00000000" w:rsidR="00000000" w:rsidRPr="00000000">
        <w:rPr>
          <w:rFonts w:ascii="Libre Baskerville" w:cs="Libre Baskerville" w:eastAsia="Libre Baskerville" w:hAnsi="Libre Baskerville"/>
          <w:sz w:val="18"/>
          <w:szCs w:val="18"/>
          <w:rtl w:val="0"/>
        </w:rPr>
        <w:t xml:space="preserve">Mengapa pahaku sangat berat? Perutku rasanya sakit sekali.</w:t>
      </w:r>
      <w:sdt>
        <w:sdtPr>
          <w:tag w:val="goog_rdk_141"/>
        </w:sdtPr>
        <w:sdtContent>
          <w:del w:author="kamila annisa" w:id="81" w:date="2025-03-16T06:03:50Z">
            <w:r w:rsidDel="00000000" w:rsidR="00000000" w:rsidRPr="00000000">
              <w:rPr>
                <w:rFonts w:ascii="Libre Baskerville" w:cs="Libre Baskerville" w:eastAsia="Libre Baskerville" w:hAnsi="Libre Baskerville"/>
                <w:sz w:val="18"/>
                <w:szCs w:val="18"/>
                <w:rtl w:val="0"/>
              </w:rPr>
              <w:delText xml:space="preserve">”</w:delText>
            </w:r>
          </w:del>
        </w:sdtContent>
      </w:sdt>
      <w:r w:rsidDel="00000000" w:rsidR="00000000" w:rsidRPr="00000000">
        <w:rPr>
          <w:rtl w:val="0"/>
        </w:rPr>
      </w:r>
    </w:p>
    <w:p w:rsidR="00000000" w:rsidDel="00000000" w:rsidP="00000000" w:rsidRDefault="00000000" w:rsidRPr="00000000" w14:paraId="0000004F">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Aku membuka mataku. Oh</w:t>
      </w:r>
      <w:sdt>
        <w:sdtPr>
          <w:tag w:val="goog_rdk_142"/>
        </w:sdtPr>
        <w:sdtContent>
          <w:ins w:author="kamila annisa" w:id="82" w:date="2025-03-16T06:01:20Z">
            <w:r w:rsidDel="00000000" w:rsidR="00000000" w:rsidRPr="00000000">
              <w:rPr>
                <w:rFonts w:ascii="Libre Baskerville" w:cs="Libre Baskerville" w:eastAsia="Libre Baskerville" w:hAnsi="Libre Baskerville"/>
                <w:sz w:val="18"/>
                <w:szCs w:val="18"/>
                <w:rtl w:val="0"/>
              </w:rPr>
              <w:t xml:space="preserve">,</w:t>
            </w:r>
          </w:ins>
        </w:sdtContent>
      </w:sdt>
      <w:r w:rsidDel="00000000" w:rsidR="00000000" w:rsidRPr="00000000">
        <w:rPr>
          <w:rFonts w:ascii="Libre Baskerville" w:cs="Libre Baskerville" w:eastAsia="Libre Baskerville" w:hAnsi="Libre Baskerville"/>
          <w:sz w:val="18"/>
          <w:szCs w:val="18"/>
          <w:rtl w:val="0"/>
        </w:rPr>
        <w:t xml:space="preserve"> syukurlah, ternyata aku masih di dalam tank.</w:t>
      </w:r>
    </w:p>
    <w:p w:rsidR="00000000" w:rsidDel="00000000" w:rsidP="00000000" w:rsidRDefault="00000000" w:rsidRPr="00000000" w14:paraId="00000050">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“Teman-teman? Kalian baik-baik sa-“</w:t>
      </w:r>
    </w:p>
    <w:p w:rsidR="00000000" w:rsidDel="00000000" w:rsidP="00000000" w:rsidRDefault="00000000" w:rsidRPr="00000000" w14:paraId="00000051">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Aku terdiam. Tidak percaya dengan pemandanganku saat itu. Kepala Ren tergeletak tak bernyawa di atas pahaku, mencoba </w:t>
      </w:r>
      <w:sdt>
        <w:sdtPr>
          <w:tag w:val="goog_rdk_143"/>
        </w:sdtPr>
        <w:sdtContent>
          <w:ins w:author="kamila annisa" w:id="83" w:date="2025-03-16T06:04:44Z">
            <w:r w:rsidDel="00000000" w:rsidR="00000000" w:rsidRPr="00000000">
              <w:rPr>
                <w:rFonts w:ascii="Libre Baskerville" w:cs="Libre Baskerville" w:eastAsia="Libre Baskerville" w:hAnsi="Libre Baskerville"/>
                <w:sz w:val="18"/>
                <w:szCs w:val="18"/>
                <w:rtl w:val="0"/>
              </w:rPr>
              <w:t xml:space="preserve">menghentikan</w:t>
            </w:r>
          </w:ins>
        </w:sdtContent>
      </w:sdt>
      <w:sdt>
        <w:sdtPr>
          <w:tag w:val="goog_rdk_144"/>
        </w:sdtPr>
        <w:sdtContent>
          <w:del w:author="kamila annisa" w:id="83" w:date="2025-03-16T06:04:44Z">
            <w:r w:rsidDel="00000000" w:rsidR="00000000" w:rsidRPr="00000000">
              <w:rPr>
                <w:rFonts w:ascii="Libre Baskerville" w:cs="Libre Baskerville" w:eastAsia="Libre Baskerville" w:hAnsi="Libre Baskerville"/>
                <w:sz w:val="18"/>
                <w:szCs w:val="18"/>
                <w:rtl w:val="0"/>
              </w:rPr>
              <w:delText xml:space="preserve">menghetikan</w:delText>
            </w:r>
          </w:del>
        </w:sdtContent>
      </w:sdt>
      <w:r w:rsidDel="00000000" w:rsidR="00000000" w:rsidRPr="00000000">
        <w:rPr>
          <w:rFonts w:ascii="Libre Baskerville" w:cs="Libre Baskerville" w:eastAsia="Libre Baskerville" w:hAnsi="Libre Baskerville"/>
          <w:sz w:val="18"/>
          <w:szCs w:val="18"/>
          <w:rtl w:val="0"/>
        </w:rPr>
        <w:t xml:space="preserve"> </w:t>
      </w:r>
      <w:r w:rsidDel="00000000" w:rsidR="00000000" w:rsidRPr="00000000">
        <w:rPr>
          <w:rFonts w:ascii="Libre Baskerville" w:cs="Libre Baskerville" w:eastAsia="Libre Baskerville" w:hAnsi="Libre Baskerville"/>
          <w:sz w:val="18"/>
          <w:szCs w:val="18"/>
          <w:rtl w:val="0"/>
        </w:rPr>
        <w:t xml:space="preserve">pendarahan di perutku. Rob </w:t>
      </w:r>
      <w:sdt>
        <w:sdtPr>
          <w:tag w:val="goog_rdk_145"/>
        </w:sdtPr>
        <w:sdtContent>
          <w:ins w:author="kamila annisa" w:id="84" w:date="2025-03-16T06:05:20Z">
            <w:r w:rsidDel="00000000" w:rsidR="00000000" w:rsidRPr="00000000">
              <w:rPr>
                <w:rFonts w:ascii="Libre Baskerville" w:cs="Libre Baskerville" w:eastAsia="Libre Baskerville" w:hAnsi="Libre Baskerville"/>
                <w:sz w:val="18"/>
                <w:szCs w:val="18"/>
                <w:rtl w:val="0"/>
              </w:rPr>
              <w:t xml:space="preserve">bersandar</w:t>
            </w:r>
          </w:ins>
        </w:sdtContent>
      </w:sdt>
      <w:sdt>
        <w:sdtPr>
          <w:tag w:val="goog_rdk_146"/>
        </w:sdtPr>
        <w:sdtContent>
          <w:del w:author="kamila annisa" w:id="84" w:date="2025-03-16T06:05:20Z">
            <w:r w:rsidDel="00000000" w:rsidR="00000000" w:rsidRPr="00000000">
              <w:rPr>
                <w:rFonts w:ascii="Libre Baskerville" w:cs="Libre Baskerville" w:eastAsia="Libre Baskerville" w:hAnsi="Libre Baskerville"/>
                <w:sz w:val="18"/>
                <w:szCs w:val="18"/>
                <w:rtl w:val="0"/>
              </w:rPr>
              <w:delText xml:space="preserve">menyandar</w:delText>
            </w:r>
          </w:del>
        </w:sdtContent>
      </w:sdt>
      <w:r w:rsidDel="00000000" w:rsidR="00000000" w:rsidRPr="00000000">
        <w:rPr>
          <w:rFonts w:ascii="Libre Baskerville" w:cs="Libre Baskerville" w:eastAsia="Libre Baskerville" w:hAnsi="Libre Baskerville"/>
          <w:sz w:val="18"/>
          <w:szCs w:val="18"/>
          <w:rtl w:val="0"/>
        </w:rPr>
        <w:t xml:space="preserve"> pada bagian samping meriam, tak bergerak sedikitpun. Aku mencoba melihat Nasir. Namun, sama saja. Ia juga sudah tidak bergerak lagi.</w:t>
      </w:r>
    </w:p>
    <w:p w:rsidR="00000000" w:rsidDel="00000000" w:rsidP="00000000" w:rsidRDefault="00000000" w:rsidRPr="00000000" w14:paraId="00000052">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“R-Robert? Nas-s-sir? Rr-R-Ren?”</w:t>
      </w:r>
    </w:p>
    <w:p w:rsidR="00000000" w:rsidDel="00000000" w:rsidP="00000000" w:rsidRDefault="00000000" w:rsidRPr="00000000" w14:paraId="00000053">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Ku panggil sekali, tak ada jawaban.</w:t>
      </w:r>
    </w:p>
    <w:p w:rsidR="00000000" w:rsidDel="00000000" w:rsidP="00000000" w:rsidRDefault="00000000" w:rsidRPr="00000000" w14:paraId="00000054">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“Semuanya? K-k-kalian m-masih disini kan?”</w:t>
      </w:r>
    </w:p>
    <w:p w:rsidR="00000000" w:rsidDel="00000000" w:rsidP="00000000" w:rsidRDefault="00000000" w:rsidRPr="00000000" w14:paraId="00000055">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Setetes air mengalir dari mataku</w:t>
      </w:r>
    </w:p>
    <w:p w:rsidR="00000000" w:rsidDel="00000000" w:rsidP="00000000" w:rsidRDefault="00000000" w:rsidRPr="00000000" w14:paraId="00000056">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“Ren? Kamu tidak apa-apa?”</w:t>
      </w:r>
    </w:p>
    <w:p w:rsidR="00000000" w:rsidDel="00000000" w:rsidP="00000000" w:rsidRDefault="00000000" w:rsidRPr="00000000" w14:paraId="00000057">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lalu satu lagi.</w:t>
      </w:r>
    </w:p>
    <w:p w:rsidR="00000000" w:rsidDel="00000000" w:rsidP="00000000" w:rsidRDefault="00000000" w:rsidRPr="00000000" w14:paraId="00000058">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“Robert? Kamu masih bisa menembak kan?”</w:t>
      </w:r>
    </w:p>
    <w:p w:rsidR="00000000" w:rsidDel="00000000" w:rsidP="00000000" w:rsidRDefault="00000000" w:rsidRPr="00000000" w14:paraId="00000059">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dan lagi.</w:t>
      </w:r>
    </w:p>
    <w:p w:rsidR="00000000" w:rsidDel="00000000" w:rsidP="00000000" w:rsidRDefault="00000000" w:rsidRPr="00000000" w14:paraId="0000005A">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“N-Na-Nasir? Kau masih bisa mengemudi kan?”</w:t>
      </w:r>
    </w:p>
    <w:p w:rsidR="00000000" w:rsidDel="00000000" w:rsidP="00000000" w:rsidRDefault="00000000" w:rsidRPr="00000000" w14:paraId="0000005B">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dan lagi.</w:t>
      </w:r>
    </w:p>
    <w:p w:rsidR="00000000" w:rsidDel="00000000" w:rsidP="00000000" w:rsidRDefault="00000000" w:rsidRPr="00000000" w14:paraId="0000005C">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Aku tidak mempercayainya. Kucoba goyangkan kepala Ren. Tidak ada respon. Ku coba bangunkan Robert. Tidak ada respon. Ku coba menepuk Pundak Nasir. Tidak ada respon. Mengapa bisa jadi seperti ini? Tiba-tiba aku mendengar suara ketukan dari luar tank.</w:t>
      </w:r>
    </w:p>
    <w:p w:rsidR="00000000" w:rsidDel="00000000" w:rsidP="00000000" w:rsidRDefault="00000000" w:rsidRPr="00000000" w14:paraId="0000005D">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“Hei! Apa ada yang masih hidup di dalam sana? Kami dari tim medis!”</w:t>
      </w:r>
    </w:p>
    <w:p w:rsidR="00000000" w:rsidDel="00000000" w:rsidP="00000000" w:rsidRDefault="00000000" w:rsidRPr="00000000" w14:paraId="0000005E">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Aku tak bisa menjawab. Mulutku masih kaku karena syok melihat kejadian ini. Aku pun membalas dengan </w:t>
      </w:r>
      <w:sdt>
        <w:sdtPr>
          <w:tag w:val="goog_rdk_147"/>
        </w:sdtPr>
        <w:sdtContent>
          <w:commentRangeStart w:id="0"/>
        </w:sdtContent>
      </w:sdt>
      <w:r w:rsidDel="00000000" w:rsidR="00000000" w:rsidRPr="00000000">
        <w:rPr>
          <w:rFonts w:ascii="Libre Baskerville" w:cs="Libre Baskerville" w:eastAsia="Libre Baskerville" w:hAnsi="Libre Baskerville"/>
          <w:sz w:val="18"/>
          <w:szCs w:val="18"/>
          <w:rtl w:val="0"/>
        </w:rPr>
        <w:t xml:space="preserve">berapa </w:t>
      </w:r>
      <w:commentRangeEnd w:id="0"/>
      <w:r w:rsidDel="00000000" w:rsidR="00000000" w:rsidRPr="00000000">
        <w:commentReference w:id="0"/>
      </w:r>
      <w:r w:rsidDel="00000000" w:rsidR="00000000" w:rsidRPr="00000000">
        <w:rPr>
          <w:rFonts w:ascii="Libre Baskerville" w:cs="Libre Baskerville" w:eastAsia="Libre Baskerville" w:hAnsi="Libre Baskerville"/>
          <w:sz w:val="18"/>
          <w:szCs w:val="18"/>
          <w:rtl w:val="0"/>
        </w:rPr>
        <w:t xml:space="preserve">ketukan ringan di dinding tank. Semoga saja dia </w:t>
      </w:r>
      <w:sdt>
        <w:sdtPr>
          <w:tag w:val="goog_rdk_148"/>
        </w:sdtPr>
        <w:sdtContent>
          <w:commentRangeStart w:id="1"/>
        </w:sdtContent>
      </w:sdt>
      <w:r w:rsidDel="00000000" w:rsidR="00000000" w:rsidRPr="00000000">
        <w:rPr>
          <w:rFonts w:ascii="Libre Baskerville" w:cs="Libre Baskerville" w:eastAsia="Libre Baskerville" w:hAnsi="Libre Baskerville"/>
          <w:sz w:val="18"/>
          <w:szCs w:val="18"/>
          <w:rtl w:val="0"/>
        </w:rPr>
        <w:t xml:space="preserve">mendengarku</w:t>
      </w:r>
      <w:commentRangeEnd w:id="1"/>
      <w:r w:rsidDel="00000000" w:rsidR="00000000" w:rsidRPr="00000000">
        <w:commentReference w:id="1"/>
      </w:r>
      <w:r w:rsidDel="00000000" w:rsidR="00000000" w:rsidRPr="00000000">
        <w:rPr>
          <w:rFonts w:ascii="Libre Baskerville" w:cs="Libre Baskerville" w:eastAsia="Libre Baskerville" w:hAnsi="Libre Baskerville"/>
          <w:sz w:val="18"/>
          <w:szCs w:val="18"/>
          <w:rtl w:val="0"/>
        </w:rPr>
        <w:t xml:space="preserve">.</w:t>
      </w:r>
    </w:p>
    <w:p w:rsidR="00000000" w:rsidDel="00000000" w:rsidP="00000000" w:rsidRDefault="00000000" w:rsidRPr="00000000" w14:paraId="0000005F">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“Hei ada yang masih hidup disini! Segera keluarkan dia!.”</w:t>
      </w:r>
    </w:p>
    <w:p w:rsidR="00000000" w:rsidDel="00000000" w:rsidP="00000000" w:rsidRDefault="00000000" w:rsidRPr="00000000" w14:paraId="00000060">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Dengan cepat beberapa personel medis membuka palka tank dan mengeluarkan ku beserta jasad teman-temanku. Aku terlalu sedih, sampai tidak ingat apa yang terjadi </w:t>
      </w:r>
      <w:sdt>
        <w:sdtPr>
          <w:tag w:val="goog_rdk_149"/>
        </w:sdtPr>
        <w:sdtContent>
          <w:commentRangeStart w:id="2"/>
        </w:sdtContent>
      </w:sdt>
      <w:r w:rsidDel="00000000" w:rsidR="00000000" w:rsidRPr="00000000">
        <w:rPr>
          <w:rFonts w:ascii="Libre Baskerville" w:cs="Libre Baskerville" w:eastAsia="Libre Baskerville" w:hAnsi="Libre Baskerville"/>
          <w:sz w:val="18"/>
          <w:szCs w:val="18"/>
          <w:rtl w:val="0"/>
        </w:rPr>
        <w:t xml:space="preserve">setelah </w:t>
      </w:r>
      <w:commentRangeEnd w:id="2"/>
      <w:r w:rsidDel="00000000" w:rsidR="00000000" w:rsidRPr="00000000">
        <w:commentReference w:id="2"/>
      </w:r>
      <w:r w:rsidDel="00000000" w:rsidR="00000000" w:rsidRPr="00000000">
        <w:rPr>
          <w:rFonts w:ascii="Libre Baskerville" w:cs="Libre Baskerville" w:eastAsia="Libre Baskerville" w:hAnsi="Libre Baskerville"/>
          <w:sz w:val="18"/>
          <w:szCs w:val="18"/>
          <w:rtl w:val="0"/>
        </w:rPr>
        <w:t xml:space="preserve">itu.</w:t>
      </w:r>
    </w:p>
    <w:p w:rsidR="00000000" w:rsidDel="00000000" w:rsidP="00000000" w:rsidRDefault="00000000" w:rsidRPr="00000000" w14:paraId="00000061">
      <w:pPr>
        <w:jc w:val="both"/>
        <w:rPr>
          <w:rFonts w:ascii="Libre Baskerville" w:cs="Libre Baskerville" w:eastAsia="Libre Baskerville" w:hAnsi="Libre Baskerville"/>
          <w:sz w:val="18"/>
          <w:szCs w:val="18"/>
        </w:rPr>
      </w:pPr>
      <w:r w:rsidDel="00000000" w:rsidR="00000000" w:rsidRPr="00000000">
        <w:rPr>
          <w:rFonts w:ascii="Microsoft Yahei" w:cs="Microsoft Yahei" w:eastAsia="Microsoft Yahei" w:hAnsi="Microsoft Yahei"/>
          <w:sz w:val="18"/>
          <w:szCs w:val="18"/>
          <w:rtl w:val="0"/>
        </w:rPr>
        <w:t xml:space="preserve">ↈ</w:t>
      </w:r>
      <w:r w:rsidDel="00000000" w:rsidR="00000000" w:rsidRPr="00000000">
        <w:rPr>
          <w:rtl w:val="0"/>
        </w:rPr>
      </w:r>
    </w:p>
    <w:p w:rsidR="00000000" w:rsidDel="00000000" w:rsidP="00000000" w:rsidRDefault="00000000" w:rsidRPr="00000000" w14:paraId="00000062">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Dua minggu kemudian</w:t>
      </w:r>
    </w:p>
    <w:p w:rsidR="00000000" w:rsidDel="00000000" w:rsidP="00000000" w:rsidRDefault="00000000" w:rsidRPr="00000000" w14:paraId="00000063">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Aku berdiri di depan pintu rumah sakit, mencoba untuk menghilangkan kesedihan ku. Pikiranku masih memikirkan mereka, khususnya Ren, yang sudah sangat dekat dengan ku. Hatiku masih terasa berat, seakan ingin berhenti seketika.</w:t>
      </w:r>
    </w:p>
    <w:p w:rsidR="00000000" w:rsidDel="00000000" w:rsidP="00000000" w:rsidRDefault="00000000" w:rsidRPr="00000000" w14:paraId="00000064">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“Tuan Zen Hatris?”</w:t>
      </w:r>
    </w:p>
    <w:p w:rsidR="00000000" w:rsidDel="00000000" w:rsidP="00000000" w:rsidRDefault="00000000" w:rsidRPr="00000000" w14:paraId="00000065">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Aku pun berbalik ke arah sumber suara. Oh, ternyata hanya suster. </w:t>
      </w:r>
    </w:p>
    <w:p w:rsidR="00000000" w:rsidDel="00000000" w:rsidP="00000000" w:rsidRDefault="00000000" w:rsidRPr="00000000" w14:paraId="00000066">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“Ada apa?”</w:t>
      </w:r>
    </w:p>
    <w:p w:rsidR="00000000" w:rsidDel="00000000" w:rsidP="00000000" w:rsidRDefault="00000000" w:rsidRPr="00000000" w14:paraId="00000067">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“Maaf tuan Zen, kamu mendapat surat dari pimpinan pusat.”</w:t>
      </w:r>
    </w:p>
    <w:p w:rsidR="00000000" w:rsidDel="00000000" w:rsidP="00000000" w:rsidRDefault="00000000" w:rsidRPr="00000000" w14:paraId="00000068">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Susterku </w:t>
      </w:r>
      <w:sdt>
        <w:sdtPr>
          <w:tag w:val="goog_rdk_150"/>
        </w:sdtPr>
        <w:sdtContent>
          <w:commentRangeStart w:id="3"/>
        </w:sdtContent>
      </w:sdt>
      <w:r w:rsidDel="00000000" w:rsidR="00000000" w:rsidRPr="00000000">
        <w:rPr>
          <w:rFonts w:ascii="Libre Baskerville" w:cs="Libre Baskerville" w:eastAsia="Libre Baskerville" w:hAnsi="Libre Baskerville"/>
          <w:sz w:val="18"/>
          <w:szCs w:val="18"/>
          <w:rtl w:val="0"/>
        </w:rPr>
        <w:t xml:space="preserve">mengeluarkan </w:t>
      </w:r>
      <w:commentRangeEnd w:id="3"/>
      <w:r w:rsidDel="00000000" w:rsidR="00000000" w:rsidRPr="00000000">
        <w:commentReference w:id="3"/>
      </w:r>
      <w:r w:rsidDel="00000000" w:rsidR="00000000" w:rsidRPr="00000000">
        <w:rPr>
          <w:rFonts w:ascii="Libre Baskerville" w:cs="Libre Baskerville" w:eastAsia="Libre Baskerville" w:hAnsi="Libre Baskerville"/>
          <w:sz w:val="18"/>
          <w:szCs w:val="18"/>
          <w:rtl w:val="0"/>
        </w:rPr>
        <w:t xml:space="preserve">secarik dari dalam sakunya dan memberikannya padaku. Kata demi kata, huruf demi huruf </w:t>
      </w:r>
      <w:sdt>
        <w:sdtPr>
          <w:tag w:val="goog_rdk_151"/>
        </w:sdtPr>
        <w:sdtContent>
          <w:commentRangeStart w:id="4"/>
        </w:sdtContent>
      </w:sdt>
      <w:r w:rsidDel="00000000" w:rsidR="00000000" w:rsidRPr="00000000">
        <w:rPr>
          <w:rFonts w:ascii="Libre Baskerville" w:cs="Libre Baskerville" w:eastAsia="Libre Baskerville" w:hAnsi="Libre Baskerville"/>
          <w:sz w:val="18"/>
          <w:szCs w:val="18"/>
          <w:rtl w:val="0"/>
        </w:rPr>
        <w:t xml:space="preserve">kubaca</w:t>
      </w:r>
      <w:commentRangeEnd w:id="4"/>
      <w:r w:rsidDel="00000000" w:rsidR="00000000" w:rsidRPr="00000000">
        <w:commentReference w:id="4"/>
      </w:r>
      <w:r w:rsidDel="00000000" w:rsidR="00000000" w:rsidRPr="00000000">
        <w:rPr>
          <w:rFonts w:ascii="Libre Baskerville" w:cs="Libre Baskerville" w:eastAsia="Libre Baskerville" w:hAnsi="Libre Baskerville"/>
          <w:sz w:val="18"/>
          <w:szCs w:val="18"/>
          <w:rtl w:val="0"/>
        </w:rPr>
        <w:t xml:space="preserve">. Sepertinya aku telah dipilih untuk mengikuti kembali perang ini. Aku dipindah tugaskan dari battalion ku saat ini ke battalion utara. Battalion utara merupakan salah satu bagian dari grup pertahanan utama kami. Dilengkapi dengan alat-alat paling mutakhir pada masanya.</w:t>
      </w:r>
    </w:p>
    <w:p w:rsidR="00000000" w:rsidDel="00000000" w:rsidP="00000000" w:rsidRDefault="00000000" w:rsidRPr="00000000" w14:paraId="00000069">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Aku segera membereskan barang-barangku. Mengambil foto kenanganku bersama kru tank lamaku, dan bergegas pergi</w:t>
      </w:r>
    </w:p>
    <w:p w:rsidR="00000000" w:rsidDel="00000000" w:rsidP="00000000" w:rsidRDefault="00000000" w:rsidRPr="00000000" w14:paraId="0000006A">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“Aku takkan membiarkan kru ku meninggalkan ku lagi.”</w:t>
      </w:r>
    </w:p>
    <w:p w:rsidR="00000000" w:rsidDel="00000000" w:rsidP="00000000" w:rsidRDefault="00000000" w:rsidRPr="00000000" w14:paraId="0000006B">
      <w:pPr>
        <w:jc w:val="both"/>
        <w:rPr>
          <w:rFonts w:ascii="Libre Baskerville" w:cs="Libre Baskerville" w:eastAsia="Libre Baskerville" w:hAnsi="Libre Baskerville"/>
          <w:sz w:val="18"/>
          <w:szCs w:val="18"/>
        </w:rPr>
      </w:pPr>
      <w:r w:rsidDel="00000000" w:rsidR="00000000" w:rsidRPr="00000000">
        <w:rPr>
          <w:rFonts w:ascii="Microsoft Yahei" w:cs="Microsoft Yahei" w:eastAsia="Microsoft Yahei" w:hAnsi="Microsoft Yahei"/>
          <w:sz w:val="18"/>
          <w:szCs w:val="18"/>
          <w:rtl w:val="0"/>
        </w:rPr>
        <w:t xml:space="preserve">ↈ</w:t>
      </w:r>
      <w:r w:rsidDel="00000000" w:rsidR="00000000" w:rsidRPr="00000000">
        <w:rPr>
          <w:rtl w:val="0"/>
        </w:rPr>
      </w:r>
    </w:p>
    <w:p w:rsidR="00000000" w:rsidDel="00000000" w:rsidP="00000000" w:rsidRDefault="00000000" w:rsidRPr="00000000" w14:paraId="0000006C">
      <w:pPr>
        <w:jc w:val="both"/>
        <w:rPr>
          <w:rFonts w:ascii="Libre Baskerville" w:cs="Libre Baskerville" w:eastAsia="Libre Baskerville" w:hAnsi="Libre Baskerville"/>
          <w:sz w:val="18"/>
          <w:szCs w:val="18"/>
        </w:rPr>
      </w:pPr>
      <w:sdt>
        <w:sdtPr>
          <w:tag w:val="goog_rdk_152"/>
        </w:sdtPr>
        <w:sdtContent>
          <w:commentRangeStart w:id="5"/>
        </w:sdtContent>
      </w:sdt>
      <w:r w:rsidDel="00000000" w:rsidR="00000000" w:rsidRPr="00000000">
        <w:rPr>
          <w:rFonts w:ascii="Libre Baskerville" w:cs="Libre Baskerville" w:eastAsia="Libre Baskerville" w:hAnsi="Libre Baskerville"/>
          <w:sz w:val="18"/>
          <w:szCs w:val="18"/>
          <w:rtl w:val="0"/>
        </w:rPr>
        <w:t xml:space="preserve">Setelah </w:t>
      </w:r>
      <w:commentRangeEnd w:id="5"/>
      <w:r w:rsidDel="00000000" w:rsidR="00000000" w:rsidRPr="00000000">
        <w:commentReference w:id="5"/>
      </w:r>
      <w:r w:rsidDel="00000000" w:rsidR="00000000" w:rsidRPr="00000000">
        <w:rPr>
          <w:rFonts w:ascii="Libre Baskerville" w:cs="Libre Baskerville" w:eastAsia="Libre Baskerville" w:hAnsi="Libre Baskerville"/>
          <w:sz w:val="18"/>
          <w:szCs w:val="18"/>
          <w:rtl w:val="0"/>
        </w:rPr>
        <w:t xml:space="preserve">dua hari perjalanan, aku akhirnya sampai di barak. Suasananya saat itu ribut sekali. Para </w:t>
      </w:r>
      <w:sdt>
        <w:sdtPr>
          <w:tag w:val="goog_rdk_153"/>
        </w:sdtPr>
        <w:sdtContent>
          <w:commentRangeStart w:id="6"/>
        </w:sdtContent>
      </w:sdt>
      <w:r w:rsidDel="00000000" w:rsidR="00000000" w:rsidRPr="00000000">
        <w:rPr>
          <w:rFonts w:ascii="Libre Baskerville" w:cs="Libre Baskerville" w:eastAsia="Libre Baskerville" w:hAnsi="Libre Baskerville"/>
          <w:sz w:val="18"/>
          <w:szCs w:val="18"/>
          <w:rtl w:val="0"/>
        </w:rPr>
        <w:t xml:space="preserve">personel </w:t>
      </w:r>
      <w:commentRangeEnd w:id="6"/>
      <w:r w:rsidDel="00000000" w:rsidR="00000000" w:rsidRPr="00000000">
        <w:commentReference w:id="6"/>
      </w:r>
      <w:r w:rsidDel="00000000" w:rsidR="00000000" w:rsidRPr="00000000">
        <w:rPr>
          <w:rFonts w:ascii="Libre Baskerville" w:cs="Libre Baskerville" w:eastAsia="Libre Baskerville" w:hAnsi="Libre Baskerville"/>
          <w:sz w:val="18"/>
          <w:szCs w:val="18"/>
          <w:rtl w:val="0"/>
        </w:rPr>
        <w:t xml:space="preserve">infanteri berhamburan menuju truk. Para komandan sibuk mengurusi panggilan-panggilan telepon yang sepertinya </w:t>
      </w:r>
      <w:sdt>
        <w:sdtPr>
          <w:tag w:val="goog_rdk_154"/>
        </w:sdtPr>
        <w:sdtContent>
          <w:commentRangeStart w:id="7"/>
        </w:sdtContent>
      </w:sdt>
      <w:r w:rsidDel="00000000" w:rsidR="00000000" w:rsidRPr="00000000">
        <w:rPr>
          <w:rFonts w:ascii="Libre Baskerville" w:cs="Libre Baskerville" w:eastAsia="Libre Baskerville" w:hAnsi="Libre Baskerville"/>
          <w:sz w:val="18"/>
          <w:szCs w:val="18"/>
          <w:rtl w:val="0"/>
        </w:rPr>
        <w:t xml:space="preserve">tak ada</w:t>
      </w:r>
      <w:commentRangeEnd w:id="7"/>
      <w:r w:rsidDel="00000000" w:rsidR="00000000" w:rsidRPr="00000000">
        <w:commentReference w:id="7"/>
      </w:r>
      <w:r w:rsidDel="00000000" w:rsidR="00000000" w:rsidRPr="00000000">
        <w:rPr>
          <w:rFonts w:ascii="Libre Baskerville" w:cs="Libre Baskerville" w:eastAsia="Libre Baskerville" w:hAnsi="Libre Baskerville"/>
          <w:sz w:val="18"/>
          <w:szCs w:val="18"/>
          <w:rtl w:val="0"/>
        </w:rPr>
        <w:t xml:space="preserve"> habisnya. Wajar saja, Barak tersebut berisi para prajurit dan </w:t>
      </w:r>
      <w:sdt>
        <w:sdtPr>
          <w:tag w:val="goog_rdk_155"/>
        </w:sdtPr>
        <w:sdtContent>
          <w:commentRangeStart w:id="8"/>
        </w:sdtContent>
      </w:sdt>
      <w:r w:rsidDel="00000000" w:rsidR="00000000" w:rsidRPr="00000000">
        <w:rPr>
          <w:rFonts w:ascii="Libre Baskerville" w:cs="Libre Baskerville" w:eastAsia="Libre Baskerville" w:hAnsi="Libre Baskerville"/>
          <w:sz w:val="18"/>
          <w:szCs w:val="18"/>
          <w:rtl w:val="0"/>
        </w:rPr>
        <w:t xml:space="preserve">komandan </w:t>
      </w:r>
      <w:commentRangeEnd w:id="8"/>
      <w:r w:rsidDel="00000000" w:rsidR="00000000" w:rsidRPr="00000000">
        <w:commentReference w:id="8"/>
      </w:r>
      <w:r w:rsidDel="00000000" w:rsidR="00000000" w:rsidRPr="00000000">
        <w:rPr>
          <w:rFonts w:ascii="Libre Baskerville" w:cs="Libre Baskerville" w:eastAsia="Libre Baskerville" w:hAnsi="Libre Baskerville"/>
          <w:sz w:val="18"/>
          <w:szCs w:val="18"/>
          <w:rtl w:val="0"/>
        </w:rPr>
        <w:t xml:space="preserve">tentara pertahanan utama negara kami.</w:t>
      </w:r>
    </w:p>
    <w:p w:rsidR="00000000" w:rsidDel="00000000" w:rsidP="00000000" w:rsidRDefault="00000000" w:rsidRPr="00000000" w14:paraId="0000006D">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Aku segera berlari menuju ruang komandan, siap menerima tugas. Sang komandan tampaknya sedang tidak baik-baik saja. Tubuhnya bercucuran keringat, matanya merah berkantung bagaikan panda, urat nadi di kepalanya sampai terlihat. Aku segera menyalutinya dan duduk di kursi depan mejanya, tak berani mengatakan apa-apa.</w:t>
      </w:r>
    </w:p>
    <w:p w:rsidR="00000000" w:rsidDel="00000000" w:rsidP="00000000" w:rsidRDefault="00000000" w:rsidRPr="00000000" w14:paraId="0000006E">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Sang komandan segera memberikan secarik kertas kepadaku. Kelihatannya sekarang aku ditugaskan sebagai commander tank. Aku segera mengucapkan </w:t>
      </w:r>
      <w:sdt>
        <w:sdtPr>
          <w:tag w:val="goog_rdk_156"/>
        </w:sdtPr>
        <w:sdtContent>
          <w:commentRangeStart w:id="9"/>
        </w:sdtContent>
      </w:sdt>
      <w:r w:rsidDel="00000000" w:rsidR="00000000" w:rsidRPr="00000000">
        <w:rPr>
          <w:rFonts w:ascii="Libre Baskerville" w:cs="Libre Baskerville" w:eastAsia="Libre Baskerville" w:hAnsi="Libre Baskerville"/>
          <w:sz w:val="18"/>
          <w:szCs w:val="18"/>
          <w:rtl w:val="0"/>
        </w:rPr>
        <w:t xml:space="preserve">terima kasih</w:t>
      </w:r>
      <w:commentRangeEnd w:id="9"/>
      <w:r w:rsidDel="00000000" w:rsidR="00000000" w:rsidRPr="00000000">
        <w:commentReference w:id="9"/>
      </w:r>
      <w:r w:rsidDel="00000000" w:rsidR="00000000" w:rsidRPr="00000000">
        <w:rPr>
          <w:rFonts w:ascii="Libre Baskerville" w:cs="Libre Baskerville" w:eastAsia="Libre Baskerville" w:hAnsi="Libre Baskerville"/>
          <w:sz w:val="18"/>
          <w:szCs w:val="18"/>
          <w:rtl w:val="0"/>
        </w:rPr>
        <w:t xml:space="preserve">, </w:t>
      </w:r>
      <w:sdt>
        <w:sdtPr>
          <w:tag w:val="goog_rdk_157"/>
        </w:sdtPr>
        <w:sdtContent>
          <w:commentRangeStart w:id="10"/>
        </w:sdtContent>
      </w:sdt>
      <w:r w:rsidDel="00000000" w:rsidR="00000000" w:rsidRPr="00000000">
        <w:rPr>
          <w:rFonts w:ascii="Libre Baskerville" w:cs="Libre Baskerville" w:eastAsia="Libre Baskerville" w:hAnsi="Libre Baskerville"/>
          <w:sz w:val="18"/>
          <w:szCs w:val="18"/>
          <w:rtl w:val="0"/>
        </w:rPr>
        <w:t xml:space="preserve">menyalutinya</w:t>
      </w:r>
      <w:commentRangeEnd w:id="10"/>
      <w:r w:rsidDel="00000000" w:rsidR="00000000" w:rsidRPr="00000000">
        <w:commentReference w:id="10"/>
      </w:r>
      <w:r w:rsidDel="00000000" w:rsidR="00000000" w:rsidRPr="00000000">
        <w:rPr>
          <w:rFonts w:ascii="Libre Baskerville" w:cs="Libre Baskerville" w:eastAsia="Libre Baskerville" w:hAnsi="Libre Baskerville"/>
          <w:sz w:val="18"/>
          <w:szCs w:val="18"/>
          <w:rtl w:val="0"/>
        </w:rPr>
        <w:t xml:space="preserve">, dan segera pergi dari ruangannya.</w:t>
      </w:r>
    </w:p>
    <w:p w:rsidR="00000000" w:rsidDel="00000000" w:rsidP="00000000" w:rsidRDefault="00000000" w:rsidRPr="00000000" w14:paraId="0000006F">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Di luar, aku segera mencari tank dan kru baruku. Ternyata mereka sudah berkumpul di depan tank kami, sebuah tank T-64, salah satu tank paling mutakhir zaman itu. Dengan Autoloader dan meriam 125mm, mengurangi satu kru dari seri tank sebelumnya. Dilengkapi dengan jenis pelindung komposit, yang lebih efektif dari pelindung baja biasa.</w:t>
      </w:r>
    </w:p>
    <w:p w:rsidR="00000000" w:rsidDel="00000000" w:rsidP="00000000" w:rsidRDefault="00000000" w:rsidRPr="00000000" w14:paraId="00000070">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“Permisi, apa kalian Roy dan Boz? Aku ditugaskan komandan menjadi co-“ </w:t>
      </w:r>
    </w:p>
    <w:p w:rsidR="00000000" w:rsidDel="00000000" w:rsidP="00000000" w:rsidRDefault="00000000" w:rsidRPr="00000000" w14:paraId="00000071">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“Ya, ya kami tahu!” Roy memotong pembicaraanku.</w:t>
      </w:r>
    </w:p>
    <w:p w:rsidR="00000000" w:rsidDel="00000000" w:rsidP="00000000" w:rsidRDefault="00000000" w:rsidRPr="00000000" w14:paraId="00000072">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“Cepat naik pak tua, kita udah telat nih.” Tambah Bosh. </w:t>
      </w:r>
    </w:p>
    <w:p w:rsidR="00000000" w:rsidDel="00000000" w:rsidP="00000000" w:rsidRDefault="00000000" w:rsidRPr="00000000" w14:paraId="00000073">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“Kasar sekali” gumamku.Umur mereka sepertinya masih muda. Maklum saja mereka berkelakuan seperti itu. Apa kami bisa berkoordinasi dengan baik kalau begini?</w:t>
      </w:r>
    </w:p>
    <w:p w:rsidR="00000000" w:rsidDel="00000000" w:rsidP="00000000" w:rsidRDefault="00000000" w:rsidRPr="00000000" w14:paraId="00000074">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“Baiklah, siapa diantara kalian yang pegang kemudi dan urus meriam?”</w:t>
      </w:r>
    </w:p>
    <w:p w:rsidR="00000000" w:rsidDel="00000000" w:rsidP="00000000" w:rsidRDefault="00000000" w:rsidRPr="00000000" w14:paraId="00000075">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Roy mengangkat tangannya, </w:t>
      </w:r>
      <w:sdt>
        <w:sdtPr>
          <w:tag w:val="goog_rdk_158"/>
        </w:sdtPr>
        <w:sdtContent>
          <w:commentRangeStart w:id="11"/>
        </w:sdtContent>
      </w:sdt>
      <w:r w:rsidDel="00000000" w:rsidR="00000000" w:rsidRPr="00000000">
        <w:rPr>
          <w:rFonts w:ascii="Libre Baskerville" w:cs="Libre Baskerville" w:eastAsia="Libre Baskerville" w:hAnsi="Libre Baskerville"/>
          <w:sz w:val="18"/>
          <w:szCs w:val="18"/>
          <w:rtl w:val="0"/>
        </w:rPr>
        <w:t xml:space="preserve">sembari </w:t>
      </w:r>
      <w:commentRangeEnd w:id="11"/>
      <w:r w:rsidDel="00000000" w:rsidR="00000000" w:rsidRPr="00000000">
        <w:commentReference w:id="11"/>
      </w:r>
      <w:r w:rsidDel="00000000" w:rsidR="00000000" w:rsidRPr="00000000">
        <w:rPr>
          <w:rFonts w:ascii="Libre Baskerville" w:cs="Libre Baskerville" w:eastAsia="Libre Baskerville" w:hAnsi="Libre Baskerville"/>
          <w:sz w:val="18"/>
          <w:szCs w:val="18"/>
          <w:rtl w:val="0"/>
        </w:rPr>
        <w:t xml:space="preserve">berkata “Aku kemudi, dia nembak.”</w:t>
      </w:r>
    </w:p>
    <w:p w:rsidR="00000000" w:rsidDel="00000000" w:rsidP="00000000" w:rsidRDefault="00000000" w:rsidRPr="00000000" w14:paraId="00000076">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“Baik, segera nyalakan hewan liar ini dan antar kita ke medan perang.”</w:t>
      </w:r>
    </w:p>
    <w:p w:rsidR="00000000" w:rsidDel="00000000" w:rsidP="00000000" w:rsidRDefault="00000000" w:rsidRPr="00000000" w14:paraId="00000077">
      <w:pPr>
        <w:jc w:val="both"/>
        <w:rPr>
          <w:rFonts w:ascii="Libre Baskerville" w:cs="Libre Baskerville" w:eastAsia="Libre Baskerville" w:hAnsi="Libre Baskerville"/>
          <w:sz w:val="18"/>
          <w:szCs w:val="18"/>
        </w:rPr>
      </w:pPr>
      <w:r w:rsidDel="00000000" w:rsidR="00000000" w:rsidRPr="00000000">
        <w:rPr>
          <w:rFonts w:ascii="Microsoft Yahei" w:cs="Microsoft Yahei" w:eastAsia="Microsoft Yahei" w:hAnsi="Microsoft Yahei"/>
          <w:sz w:val="18"/>
          <w:szCs w:val="18"/>
          <w:rtl w:val="0"/>
        </w:rPr>
        <w:t xml:space="preserve">ↈ</w:t>
      </w:r>
      <w:r w:rsidDel="00000000" w:rsidR="00000000" w:rsidRPr="00000000">
        <w:rPr>
          <w:rtl w:val="0"/>
        </w:rPr>
      </w:r>
    </w:p>
    <w:p w:rsidR="00000000" w:rsidDel="00000000" w:rsidP="00000000" w:rsidRDefault="00000000" w:rsidRPr="00000000" w14:paraId="00000078">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Suara yang familiar bagiku terdengar lagi. raungan tembakan yang saling membalas dan ledakan yang bertubi-tubi memenuhi suasana sekitar. Parit-parit bekas hujan artileri tersebar dimana-mana. Banyak sekali jasad prajurit yang tergeletak di tanah, membusuk begitu saja. Suasananya sudah seperti neraka.</w:t>
      </w:r>
    </w:p>
    <w:p w:rsidR="00000000" w:rsidDel="00000000" w:rsidP="00000000" w:rsidRDefault="00000000" w:rsidRPr="00000000" w14:paraId="00000079">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Kami tiba di front utama pertempuran. Aku memerintahkan Roy untuk </w:t>
      </w:r>
      <w:r w:rsidDel="00000000" w:rsidR="00000000" w:rsidRPr="00000000">
        <w:rPr>
          <w:rFonts w:ascii="Libre Baskerville" w:cs="Libre Baskerville" w:eastAsia="Libre Baskerville" w:hAnsi="Libre Baskerville"/>
          <w:sz w:val="18"/>
          <w:szCs w:val="18"/>
          <w:rtl w:val="0"/>
        </w:rPr>
        <w:t xml:space="preserve">memosisikan </w:t>
      </w:r>
      <w:r w:rsidDel="00000000" w:rsidR="00000000" w:rsidRPr="00000000">
        <w:rPr>
          <w:rFonts w:ascii="Libre Baskerville" w:cs="Libre Baskerville" w:eastAsia="Libre Baskerville" w:hAnsi="Libre Baskerville"/>
          <w:sz w:val="18"/>
          <w:szCs w:val="18"/>
          <w:rtl w:val="0"/>
        </w:rPr>
        <w:t xml:space="preserve">kami di dalam hutan. Menggunakan perlindungan dari pepohonan dan semak-semak, tank kami terkamuflase dan sulit dideteksi musuh. Aku </w:t>
      </w:r>
      <w:sdt>
        <w:sdtPr>
          <w:tag w:val="goog_rdk_159"/>
        </w:sdtPr>
        <w:sdtContent>
          <w:commentRangeStart w:id="12"/>
        </w:sdtContent>
      </w:sdt>
      <w:r w:rsidDel="00000000" w:rsidR="00000000" w:rsidRPr="00000000">
        <w:rPr>
          <w:rFonts w:ascii="Libre Baskerville" w:cs="Libre Baskerville" w:eastAsia="Libre Baskerville" w:hAnsi="Libre Baskerville"/>
          <w:sz w:val="18"/>
          <w:szCs w:val="18"/>
          <w:rtl w:val="0"/>
        </w:rPr>
        <w:t xml:space="preserve">memutuskan </w:t>
      </w:r>
      <w:commentRangeEnd w:id="12"/>
      <w:r w:rsidDel="00000000" w:rsidR="00000000" w:rsidRPr="00000000">
        <w:commentReference w:id="12"/>
      </w:r>
      <w:r w:rsidDel="00000000" w:rsidR="00000000" w:rsidRPr="00000000">
        <w:rPr>
          <w:rFonts w:ascii="Libre Baskerville" w:cs="Libre Baskerville" w:eastAsia="Libre Baskerville" w:hAnsi="Libre Baskerville"/>
          <w:sz w:val="18"/>
          <w:szCs w:val="18"/>
          <w:rtl w:val="0"/>
        </w:rPr>
        <w:t xml:space="preserve">untuk turun bersama Bosh untuk mengamati situasi. </w:t>
      </w:r>
    </w:p>
    <w:p w:rsidR="00000000" w:rsidDel="00000000" w:rsidP="00000000" w:rsidRDefault="00000000" w:rsidRPr="00000000" w14:paraId="0000007A">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Setelah hujan artileri berhenti, kami segera mengintai musuh dari kejauhan. Terlihat lima regu infanteri menyerang dari sebelah barat. Mereka didampingi oleh dua tank ringan AMX-13 dan satu tank tempur utama AMX-30. Ancaman terbesar kami adalah AMX-30. Meriamnya cukup kuat untuk menembus baja tank kami. Aku dan Bosh segera kembali dan mengubah posisi untuk memberikan serangan kejutan.</w:t>
      </w:r>
    </w:p>
    <w:p w:rsidR="00000000" w:rsidDel="00000000" w:rsidP="00000000" w:rsidRDefault="00000000" w:rsidRPr="00000000" w14:paraId="0000007B">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Masih di dalam hutan, kamu telah mengambil posisi yang baik untuk melancarkan serangan. Aku segera memerintahkan Bosh untuk memasukkan amunisi HEAT-FS* dan bersiap untuk menembak. “Musuh Terlihat! 700 m!” Ucapku. “Bosh, Tembak ikuti aba-abaku. Arahkan tembakan pada infanteri mereka dahulu, buat mereka kocar-kacir dan kacaukan formasinya.” “Baik </w:t>
      </w:r>
      <w:sdt>
        <w:sdtPr>
          <w:tag w:val="goog_rdk_160"/>
        </w:sdtPr>
        <w:sdtContent>
          <w:commentRangeStart w:id="13"/>
        </w:sdtContent>
      </w:sdt>
      <w:r w:rsidDel="00000000" w:rsidR="00000000" w:rsidRPr="00000000">
        <w:rPr>
          <w:rFonts w:ascii="Libre Baskerville" w:cs="Libre Baskerville" w:eastAsia="Libre Baskerville" w:hAnsi="Libre Baskerville"/>
          <w:sz w:val="18"/>
          <w:szCs w:val="18"/>
          <w:rtl w:val="0"/>
        </w:rPr>
        <w:t xml:space="preserve">komandan</w:t>
      </w:r>
      <w:commentRangeEnd w:id="13"/>
      <w:r w:rsidDel="00000000" w:rsidR="00000000" w:rsidRPr="00000000">
        <w:commentReference w:id="13"/>
      </w:r>
      <w:r w:rsidDel="00000000" w:rsidR="00000000" w:rsidRPr="00000000">
        <w:rPr>
          <w:rFonts w:ascii="Libre Baskerville" w:cs="Libre Baskerville" w:eastAsia="Libre Baskerville" w:hAnsi="Libre Baskerville"/>
          <w:sz w:val="18"/>
          <w:szCs w:val="18"/>
          <w:rtl w:val="0"/>
        </w:rPr>
        <w:t xml:space="preserve">.” Bosh menjawab. Suasana hening. Tangan Bosh sudah siap menekan pelatuk. Aku mengamati keadaan dengan teropong, menunggu Tank utama mereka berubah arah. Dan saat yang tepat pun tiba. Aku memandangi sebentar foto kenanganku bersama kru lamaku. “Ini untuk kalian semua teman-teman.” “Tembak!”</w:t>
      </w:r>
    </w:p>
    <w:p w:rsidR="00000000" w:rsidDel="00000000" w:rsidP="00000000" w:rsidRDefault="00000000" w:rsidRPr="00000000" w14:paraId="0000007C">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Bosh segera menekan pelatuk. Proyektil HEAT-FS terbang dari laras kami menuju kumpulan infanteri musuh. Aku segera memerintahkan Roy untuk mundur, agar kita tidak terlihat oleh musuh sembari mengisi ulang meriam. Aku tidak ingin melakukan kesalahan yang sama seperti Ren. Suara ledakan bercampur dengan teriakan terdengar jelas. Proyektil kami tepat sasaran! Infanteri mereka kocar-kacir dan meninggalkan tank-tank yang menjaga mereka. Tanpa bantuan infanteri, Tank mereka sama saja seperti orang buta yang tidak memiliki penuntun.</w:t>
      </w:r>
    </w:p>
    <w:p w:rsidR="00000000" w:rsidDel="00000000" w:rsidP="00000000" w:rsidRDefault="00000000" w:rsidRPr="00000000" w14:paraId="0000007D">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Kedua AMX-13 mengubah arah. Mereka mencoba mencari perlindungan. Sedangkan tank utama mereka Segera memutar badan, mencoba mencari batang hidung kami. Setelah meriam kami terisi ulang, aku segera menyuruh Bosh dan Roy bersiap untuk menembak kembali. Kali ini, aku </w:t>
      </w:r>
      <w:sdt>
        <w:sdtPr>
          <w:tag w:val="goog_rdk_161"/>
        </w:sdtPr>
        <w:sdtContent>
          <w:commentRangeStart w:id="14"/>
        </w:sdtContent>
      </w:sdt>
      <w:r w:rsidDel="00000000" w:rsidR="00000000" w:rsidRPr="00000000">
        <w:rPr>
          <w:rFonts w:ascii="Libre Baskerville" w:cs="Libre Baskerville" w:eastAsia="Libre Baskerville" w:hAnsi="Libre Baskerville"/>
          <w:sz w:val="18"/>
          <w:szCs w:val="18"/>
          <w:rtl w:val="0"/>
        </w:rPr>
        <w:t xml:space="preserve">menyuruh </w:t>
      </w:r>
      <w:commentRangeEnd w:id="14"/>
      <w:r w:rsidDel="00000000" w:rsidR="00000000" w:rsidRPr="00000000">
        <w:commentReference w:id="14"/>
      </w:r>
      <w:r w:rsidDel="00000000" w:rsidR="00000000" w:rsidRPr="00000000">
        <w:rPr>
          <w:rFonts w:ascii="Libre Baskerville" w:cs="Libre Baskerville" w:eastAsia="Libre Baskerville" w:hAnsi="Libre Baskerville"/>
          <w:sz w:val="18"/>
          <w:szCs w:val="18"/>
          <w:rtl w:val="0"/>
        </w:rPr>
        <w:t xml:space="preserve">Bosh untuk menghancurkan tank ringan mereka dahulu. Dengan segera, Bosh kembali menekan pelatuk. Amunisi HEAT-FS kembali terbang dari laras kami menuju salah satu tank ringan mereka. DERR! Peluru kami mengenai sistem transmisi tank tersebut, membuatnya tidak bisa beroperasi. Kru dari tank itu segera keluar meninggalkan tank mereka. Kru pada tank ringan kedua mereka mengalami nasib yang lebih naas, tembakan ketiga Bosh tepat mengenai penyimpanan amunisi, meledakkannya seketika. Kubahnya terbang tinggi ke angkasa entah kemana.</w:t>
      </w:r>
    </w:p>
    <w:p w:rsidR="00000000" w:rsidDel="00000000" w:rsidP="00000000" w:rsidRDefault="00000000" w:rsidRPr="00000000" w14:paraId="0000007E">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“Direct hit! Kerja bagus Bosh” Aku memuji Bosh</w:t>
      </w:r>
    </w:p>
    <w:p w:rsidR="00000000" w:rsidDel="00000000" w:rsidP="00000000" w:rsidRDefault="00000000" w:rsidRPr="00000000" w14:paraId="0000007F">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“Trims Bos” Balasnya.</w:t>
      </w:r>
    </w:p>
    <w:p w:rsidR="00000000" w:rsidDel="00000000" w:rsidP="00000000" w:rsidRDefault="00000000" w:rsidRPr="00000000" w14:paraId="00000080">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Aku langsung memerintahkan Bosh untuk menembak tank ketiga, ketika aku melihat kembali lewat jendela kupola tank, seketika aku merinding. lubang meriam Canon de 105 mm modèle F1 milik AMX-30 terarah pada mataku, siap menembak kapan saja. Posisi kami ketahuan. </w:t>
      </w:r>
    </w:p>
    <w:p w:rsidR="00000000" w:rsidDel="00000000" w:rsidP="00000000" w:rsidRDefault="00000000" w:rsidRPr="00000000" w14:paraId="00000081">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“ROY, MUNDUUUUUR!!!”</w:t>
      </w:r>
    </w:p>
    <w:p w:rsidR="00000000" w:rsidDel="00000000" w:rsidP="00000000" w:rsidRDefault="00000000" w:rsidRPr="00000000" w14:paraId="00000082">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Dengan cepat Roy segera menarik tuas kemudi tank penuh ke belakang. Mesin tank dengan sekuat tenaga menggerakkan tank kami. Dari jendela, aku melihat tank musuh balas menembak kami. Sebuah cahaya terbang mendekat. Inikah pemandangan yang dilihat Ren waktu itu? Tidak, jangan memikirkan itu, aku harus berusaha menjaga kruku tetap hidup! Aku terus berdoa dalam hati, “Ya tuhan, berilah kami kesempatan sekali lagi untuk terus hidup.”</w:t>
      </w:r>
    </w:p>
    <w:p w:rsidR="00000000" w:rsidDel="00000000" w:rsidP="00000000" w:rsidRDefault="00000000" w:rsidRPr="00000000" w14:paraId="00000083">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DUAR!</w:t>
      </w:r>
    </w:p>
    <w:p w:rsidR="00000000" w:rsidDel="00000000" w:rsidP="00000000" w:rsidRDefault="00000000" w:rsidRPr="00000000" w14:paraId="00000084">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Suara ledakan amunisi musuh menggema dari arah belakang tank kami. Walau meleset, ledakan tersebut membuat gelombang </w:t>
      </w:r>
      <w:sdt>
        <w:sdtPr>
          <w:tag w:val="goog_rdk_162"/>
        </w:sdtPr>
        <w:sdtContent>
          <w:commentRangeStart w:id="15"/>
        </w:sdtContent>
      </w:sdt>
      <w:r w:rsidDel="00000000" w:rsidR="00000000" w:rsidRPr="00000000">
        <w:rPr>
          <w:rFonts w:ascii="Libre Baskerville" w:cs="Libre Baskerville" w:eastAsia="Libre Baskerville" w:hAnsi="Libre Baskerville"/>
          <w:sz w:val="18"/>
          <w:szCs w:val="18"/>
          <w:rtl w:val="0"/>
        </w:rPr>
        <w:t xml:space="preserve">kejut </w:t>
      </w:r>
      <w:commentRangeEnd w:id="15"/>
      <w:r w:rsidDel="00000000" w:rsidR="00000000" w:rsidRPr="00000000">
        <w:commentReference w:id="15"/>
      </w:r>
      <w:r w:rsidDel="00000000" w:rsidR="00000000" w:rsidRPr="00000000">
        <w:rPr>
          <w:rFonts w:ascii="Libre Baskerville" w:cs="Libre Baskerville" w:eastAsia="Libre Baskerville" w:hAnsi="Libre Baskerville"/>
          <w:sz w:val="18"/>
          <w:szCs w:val="18"/>
          <w:rtl w:val="0"/>
        </w:rPr>
        <w:t xml:space="preserve">yang </w:t>
      </w:r>
      <w:sdt>
        <w:sdtPr>
          <w:tag w:val="goog_rdk_163"/>
        </w:sdtPr>
        <w:sdtContent>
          <w:commentRangeStart w:id="16"/>
        </w:sdtContent>
      </w:sdt>
      <w:r w:rsidDel="00000000" w:rsidR="00000000" w:rsidRPr="00000000">
        <w:rPr>
          <w:rFonts w:ascii="Libre Baskerville" w:cs="Libre Baskerville" w:eastAsia="Libre Baskerville" w:hAnsi="Libre Baskerville"/>
          <w:sz w:val="18"/>
          <w:szCs w:val="18"/>
          <w:rtl w:val="0"/>
        </w:rPr>
        <w:t xml:space="preserve">besar</w:t>
      </w:r>
      <w:commentRangeEnd w:id="16"/>
      <w:r w:rsidDel="00000000" w:rsidR="00000000" w:rsidRPr="00000000">
        <w:commentReference w:id="16"/>
      </w:r>
      <w:r w:rsidDel="00000000" w:rsidR="00000000" w:rsidRPr="00000000">
        <w:rPr>
          <w:rFonts w:ascii="Libre Baskerville" w:cs="Libre Baskerville" w:eastAsia="Libre Baskerville" w:hAnsi="Libre Baskerville"/>
          <w:sz w:val="18"/>
          <w:szCs w:val="18"/>
          <w:rtl w:val="0"/>
        </w:rPr>
        <w:t xml:space="preserve">, cukup untuk membuat kami terpukul. Rasanya seperti ditinju oleh seorang petinju </w:t>
      </w:r>
      <w:sdt>
        <w:sdtPr>
          <w:tag w:val="goog_rdk_164"/>
        </w:sdtPr>
        <w:sdtContent>
          <w:commentRangeStart w:id="17"/>
        </w:sdtContent>
      </w:sdt>
      <w:r w:rsidDel="00000000" w:rsidR="00000000" w:rsidRPr="00000000">
        <w:rPr>
          <w:rFonts w:ascii="Libre Baskerville" w:cs="Libre Baskerville" w:eastAsia="Libre Baskerville" w:hAnsi="Libre Baskerville"/>
          <w:sz w:val="18"/>
          <w:szCs w:val="18"/>
          <w:rtl w:val="0"/>
        </w:rPr>
        <w:t xml:space="preserve">profesional</w:t>
      </w:r>
      <w:commentRangeEnd w:id="17"/>
      <w:r w:rsidDel="00000000" w:rsidR="00000000" w:rsidRPr="00000000">
        <w:commentReference w:id="17"/>
      </w:r>
      <w:r w:rsidDel="00000000" w:rsidR="00000000" w:rsidRPr="00000000">
        <w:rPr>
          <w:rFonts w:ascii="Libre Baskerville" w:cs="Libre Baskerville" w:eastAsia="Libre Baskerville" w:hAnsi="Libre Baskerville"/>
          <w:sz w:val="18"/>
          <w:szCs w:val="18"/>
          <w:rtl w:val="0"/>
        </w:rPr>
        <w:t xml:space="preserve">.</w:t>
      </w:r>
    </w:p>
    <w:p w:rsidR="00000000" w:rsidDel="00000000" w:rsidP="00000000" w:rsidRDefault="00000000" w:rsidRPr="00000000" w14:paraId="00000085">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“Roy? Bosh? Kalian tidak apa-apa?” Aku mengkhawatirkan mereka berdua. Terlintas kembali ingatanku ketika terbangun dahulu. “Roy? Bosh?’</w:t>
      </w:r>
    </w:p>
    <w:p w:rsidR="00000000" w:rsidDel="00000000" w:rsidP="00000000" w:rsidRDefault="00000000" w:rsidRPr="00000000" w14:paraId="00000086">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“Aduw! Sakitnyaaa..” Bosh merintih.</w:t>
      </w:r>
    </w:p>
    <w:p w:rsidR="00000000" w:rsidDel="00000000" w:rsidP="00000000" w:rsidRDefault="00000000" w:rsidRPr="00000000" w14:paraId="00000087">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Roy di depan mengaduh. Sepertinya mereka baik-baik saja.</w:t>
      </w:r>
    </w:p>
    <w:p w:rsidR="00000000" w:rsidDel="00000000" w:rsidP="00000000" w:rsidRDefault="00000000" w:rsidRPr="00000000" w14:paraId="00000088">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“Bosh! Segera masukkan kembali amunisi HEAT! Kita tak bisa membuang waktu disini. Segera hancurkan keparat itu dan selesaikan misi kita!” Ujarku.</w:t>
      </w:r>
    </w:p>
    <w:p w:rsidR="00000000" w:rsidDel="00000000" w:rsidP="00000000" w:rsidRDefault="00000000" w:rsidRPr="00000000" w14:paraId="00000089">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Bosh segera memilih amunisi dan memasukkannya menggunakan autoloader. Aku kembali melihat situasi. Tank utama mereka mendekat. Aku terkejut, jarak mereka sekarang 450 meter dari kami! </w:t>
      </w:r>
    </w:p>
    <w:p w:rsidR="00000000" w:rsidDel="00000000" w:rsidP="00000000" w:rsidRDefault="00000000" w:rsidRPr="00000000" w14:paraId="0000008A">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“Bosh! Tank musuh mendekat! Jarak mereka sekarang 450 meter.”</w:t>
      </w:r>
    </w:p>
    <w:p w:rsidR="00000000" w:rsidDel="00000000" w:rsidP="00000000" w:rsidRDefault="00000000" w:rsidRPr="00000000" w14:paraId="0000008B">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“Baik komandan!” Teriak Bosh. “Arahkan meriam ke arah lambung bawahnya! Kita tak bisa menembus bagian atasnya!”</w:t>
      </w:r>
    </w:p>
    <w:p w:rsidR="00000000" w:rsidDel="00000000" w:rsidP="00000000" w:rsidRDefault="00000000" w:rsidRPr="00000000" w14:paraId="0000008C">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“Komandan, meriamnya tidak bisa turun lebih rendah lagi!”</w:t>
      </w:r>
    </w:p>
    <w:p w:rsidR="00000000" w:rsidDel="00000000" w:rsidP="00000000" w:rsidRDefault="00000000" w:rsidRPr="00000000" w14:paraId="0000008D">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Ah, ya aku lupa akan satu hal, depresi meriam tank-tank uni siberia sampah. Sepertinya kita harus mencari </w:t>
      </w:r>
      <w:sdt>
        <w:sdtPr>
          <w:tag w:val="goog_rdk_165"/>
        </w:sdtPr>
        <w:sdtContent>
          <w:commentRangeStart w:id="18"/>
        </w:sdtContent>
      </w:sdt>
      <w:r w:rsidDel="00000000" w:rsidR="00000000" w:rsidRPr="00000000">
        <w:rPr>
          <w:rFonts w:ascii="Libre Baskerville" w:cs="Libre Baskerville" w:eastAsia="Libre Baskerville" w:hAnsi="Libre Baskerville"/>
          <w:sz w:val="18"/>
          <w:szCs w:val="18"/>
          <w:rtl w:val="0"/>
        </w:rPr>
        <w:t xml:space="preserve">jalan </w:t>
      </w:r>
      <w:commentRangeEnd w:id="18"/>
      <w:r w:rsidDel="00000000" w:rsidR="00000000" w:rsidRPr="00000000">
        <w:commentReference w:id="18"/>
      </w:r>
      <w:r w:rsidDel="00000000" w:rsidR="00000000" w:rsidRPr="00000000">
        <w:rPr>
          <w:rFonts w:ascii="Libre Baskerville" w:cs="Libre Baskerville" w:eastAsia="Libre Baskerville" w:hAnsi="Libre Baskerville"/>
          <w:sz w:val="18"/>
          <w:szCs w:val="18"/>
          <w:rtl w:val="0"/>
        </w:rPr>
        <w:t xml:space="preserve">lain. Tapi bagaimana? </w:t>
      </w:r>
      <w:sdt>
        <w:sdtPr>
          <w:tag w:val="goog_rdk_166"/>
        </w:sdtPr>
        <w:sdtContent>
          <w:commentRangeStart w:id="19"/>
        </w:sdtContent>
      </w:sdt>
      <w:r w:rsidDel="00000000" w:rsidR="00000000" w:rsidRPr="00000000">
        <w:rPr>
          <w:rFonts w:ascii="Libre Baskerville" w:cs="Libre Baskerville" w:eastAsia="Libre Baskerville" w:hAnsi="Libre Baskerville"/>
          <w:sz w:val="18"/>
          <w:szCs w:val="18"/>
          <w:rtl w:val="0"/>
        </w:rPr>
        <w:t xml:space="preserve">Di Belakang </w:t>
      </w:r>
      <w:commentRangeEnd w:id="19"/>
      <w:r w:rsidDel="00000000" w:rsidR="00000000" w:rsidRPr="00000000">
        <w:commentReference w:id="19"/>
      </w:r>
      <w:r w:rsidDel="00000000" w:rsidR="00000000" w:rsidRPr="00000000">
        <w:rPr>
          <w:rFonts w:ascii="Libre Baskerville" w:cs="Libre Baskerville" w:eastAsia="Libre Baskerville" w:hAnsi="Libre Baskerville"/>
          <w:sz w:val="18"/>
          <w:szCs w:val="18"/>
          <w:rtl w:val="0"/>
        </w:rPr>
        <w:t xml:space="preserve">kami hutan rimba yang luas, kami tak memiliki perlindungan infanteri, dan tank musuh dengan cepat mendekati posisi kami.</w:t>
      </w:r>
    </w:p>
    <w:p w:rsidR="00000000" w:rsidDel="00000000" w:rsidP="00000000" w:rsidRDefault="00000000" w:rsidRPr="00000000" w14:paraId="0000008E">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“Komandan! Tank musuh mendekat! 400 meter!” Teriak Bosh.</w:t>
      </w:r>
    </w:p>
    <w:p w:rsidR="00000000" w:rsidDel="00000000" w:rsidP="00000000" w:rsidRDefault="00000000" w:rsidRPr="00000000" w14:paraId="0000008F">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Sepertinya tidak ada pilihan lain, kami harus segera bergerak untuk menyelamatkan diri.</w:t>
      </w:r>
    </w:p>
    <w:p w:rsidR="00000000" w:rsidDel="00000000" w:rsidP="00000000" w:rsidRDefault="00000000" w:rsidRPr="00000000" w14:paraId="00000090">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“Bosh, Roy, kalian harus </w:t>
      </w:r>
      <w:r w:rsidDel="00000000" w:rsidR="00000000" w:rsidRPr="00000000">
        <w:rPr>
          <w:rFonts w:ascii="Libre Baskerville" w:cs="Libre Baskerville" w:eastAsia="Libre Baskerville" w:hAnsi="Libre Baskerville"/>
          <w:sz w:val="18"/>
          <w:szCs w:val="18"/>
          <w:rtl w:val="0"/>
        </w:rPr>
        <w:t xml:space="preserve">memercayaiku</w:t>
      </w:r>
      <w:r w:rsidDel="00000000" w:rsidR="00000000" w:rsidRPr="00000000">
        <w:rPr>
          <w:rFonts w:ascii="Libre Baskerville" w:cs="Libre Baskerville" w:eastAsia="Libre Baskerville" w:hAnsi="Libre Baskerville"/>
          <w:sz w:val="18"/>
          <w:szCs w:val="18"/>
          <w:rtl w:val="0"/>
        </w:rPr>
        <w:t xml:space="preserve">, ini satu-satunya cara untuk keluar dari situasi ini.”</w:t>
      </w:r>
    </w:p>
    <w:p w:rsidR="00000000" w:rsidDel="00000000" w:rsidP="00000000" w:rsidRDefault="00000000" w:rsidRPr="00000000" w14:paraId="00000091">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“Hei hei! Jangan aneh-aneh, nanti kita mati bagaimana!” Bosh menanggapi ucapanku.</w:t>
      </w:r>
    </w:p>
    <w:p w:rsidR="00000000" w:rsidDel="00000000" w:rsidP="00000000" w:rsidRDefault="00000000" w:rsidRPr="00000000" w14:paraId="00000092">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“Percayalah padaku bosh! Roy, kau harus siap menerima perintahku!.”</w:t>
      </w:r>
    </w:p>
    <w:p w:rsidR="00000000" w:rsidDel="00000000" w:rsidP="00000000" w:rsidRDefault="00000000" w:rsidRPr="00000000" w14:paraId="00000093">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“Yaa yaa, kau komandannya Zen, aku tahu!”</w:t>
      </w:r>
    </w:p>
    <w:p w:rsidR="00000000" w:rsidDel="00000000" w:rsidP="00000000" w:rsidRDefault="00000000" w:rsidRPr="00000000" w14:paraId="00000094">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Aku pun segera menyuruh Roy untuk memutari batu yang kami gunakan sebagai perlindungan. Dengan cepat, tank kami melaju menuruni lembah, menyambut AMX-30 yang tengah mengejar kami.</w:t>
      </w:r>
    </w:p>
    <w:p w:rsidR="00000000" w:rsidDel="00000000" w:rsidP="00000000" w:rsidRDefault="00000000" w:rsidRPr="00000000" w14:paraId="00000095">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“Roy! Berbelok!”</w:t>
      </w:r>
    </w:p>
    <w:p w:rsidR="00000000" w:rsidDel="00000000" w:rsidP="00000000" w:rsidRDefault="00000000" w:rsidRPr="00000000" w14:paraId="00000096">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Dengan cepat roy membelokkan arah tank. Tank musuh segera menembakkan amunisinya. Meleset! Strategiku berhasil! Sekarang giliran kami untuk membalas tembakan.</w:t>
      </w:r>
    </w:p>
    <w:p w:rsidR="00000000" w:rsidDel="00000000" w:rsidP="00000000" w:rsidRDefault="00000000" w:rsidRPr="00000000" w14:paraId="00000097">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“Bosh, Sekarang!”</w:t>
      </w:r>
    </w:p>
    <w:p w:rsidR="00000000" w:rsidDel="00000000" w:rsidP="00000000" w:rsidRDefault="00000000" w:rsidRPr="00000000" w14:paraId="00000098">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Bosh kembali menekan pelatuk. Amunisi HEAT-FS terbang dari moncong laras kami menuju lambung bawah AMX-30. DUAR! Proyektil kami meledakkan transmisi tank, membuatnya tak bisa bergerak. Namun, turret mereka masih </w:t>
      </w:r>
      <w:sdt>
        <w:sdtPr>
          <w:tag w:val="goog_rdk_167"/>
        </w:sdtPr>
        <w:sdtContent>
          <w:commentRangeStart w:id="20"/>
        </w:sdtContent>
      </w:sdt>
      <w:r w:rsidDel="00000000" w:rsidR="00000000" w:rsidRPr="00000000">
        <w:rPr>
          <w:rFonts w:ascii="Libre Baskerville" w:cs="Libre Baskerville" w:eastAsia="Libre Baskerville" w:hAnsi="Libre Baskerville"/>
          <w:sz w:val="18"/>
          <w:szCs w:val="18"/>
          <w:rtl w:val="0"/>
        </w:rPr>
        <w:t xml:space="preserve">berbutar</w:t>
      </w:r>
      <w:commentRangeEnd w:id="20"/>
      <w:r w:rsidDel="00000000" w:rsidR="00000000" w:rsidRPr="00000000">
        <w:commentReference w:id="20"/>
      </w:r>
      <w:r w:rsidDel="00000000" w:rsidR="00000000" w:rsidRPr="00000000">
        <w:rPr>
          <w:rFonts w:ascii="Libre Baskerville" w:cs="Libre Baskerville" w:eastAsia="Libre Baskerville" w:hAnsi="Libre Baskerville"/>
          <w:sz w:val="18"/>
          <w:szCs w:val="18"/>
          <w:rtl w:val="0"/>
        </w:rPr>
        <w:t xml:space="preserve">, mencoba menembak kami. Krunya masih hidup! </w:t>
      </w:r>
    </w:p>
    <w:p w:rsidR="00000000" w:rsidDel="00000000" w:rsidP="00000000" w:rsidRDefault="00000000" w:rsidRPr="00000000" w14:paraId="00000099">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“Bosh! Segera masukkan kembali amunisi, keparat ini belum hancur! Roy, tetap melaju sampai kita ada di samping keparat ini!”</w:t>
      </w:r>
    </w:p>
    <w:p w:rsidR="00000000" w:rsidDel="00000000" w:rsidP="00000000" w:rsidRDefault="00000000" w:rsidRPr="00000000" w14:paraId="0000009A">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Segera Roy memosisikan tank kami di sebelah musuh. Dan Bosh segera memasukkan amunisi untuk melenyapkan tank ini.</w:t>
      </w:r>
    </w:p>
    <w:p w:rsidR="00000000" w:rsidDel="00000000" w:rsidP="00000000" w:rsidRDefault="00000000" w:rsidRPr="00000000" w14:paraId="0000009B">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Namun, aku tiba-tiba teringat ingatanku bersama teman-teman lamaku. Bagaimana dengan kru di dalamnya? Bagaimana jika mereka akan bernasib sama sepertiku?</w:t>
      </w:r>
    </w:p>
    <w:p w:rsidR="00000000" w:rsidDel="00000000" w:rsidP="00000000" w:rsidRDefault="00000000" w:rsidRPr="00000000" w14:paraId="0000009C">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“Amunisi terisi! Temba-“ </w:t>
      </w:r>
    </w:p>
    <w:p w:rsidR="00000000" w:rsidDel="00000000" w:rsidP="00000000" w:rsidRDefault="00000000" w:rsidRPr="00000000" w14:paraId="0000009D">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“TUNGGU!” aku mencegah Bosh menarik pelatuk dan memegang pundaknya. </w:t>
      </w:r>
    </w:p>
    <w:p w:rsidR="00000000" w:rsidDel="00000000" w:rsidP="00000000" w:rsidRDefault="00000000" w:rsidRPr="00000000" w14:paraId="0000009E">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“Hei ada apa? Kau bilang kita akan menghancurkan tank ini kan?”</w:t>
      </w:r>
    </w:p>
    <w:p w:rsidR="00000000" w:rsidDel="00000000" w:rsidP="00000000" w:rsidRDefault="00000000" w:rsidRPr="00000000" w14:paraId="0000009F">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“Bosh, tembak larasnya saja. Buat mereka tidak bisa menembakkan meriamnya dan pergi dari sini!”</w:t>
      </w:r>
    </w:p>
    <w:p w:rsidR="00000000" w:rsidDel="00000000" w:rsidP="00000000" w:rsidRDefault="00000000" w:rsidRPr="00000000" w14:paraId="000000A0">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“Memangnya kenapa? Mereka telah menginvasi kita. Kita balas saja!” Balas Roy.</w:t>
      </w:r>
    </w:p>
    <w:p w:rsidR="00000000" w:rsidDel="00000000" w:rsidP="00000000" w:rsidRDefault="00000000" w:rsidRPr="00000000" w14:paraId="000000A1">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“Sudah! Tembak saja larasnya!.”</w:t>
      </w:r>
    </w:p>
    <w:p w:rsidR="00000000" w:rsidDel="00000000" w:rsidP="00000000" w:rsidRDefault="00000000" w:rsidRPr="00000000" w14:paraId="000000A2">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Bosh mengangguk keheranan. Dia segera mengarahkan bidikan ke arah meriam musuh. Dan dengan satu tembakan, menghancurkannya. Laras meriam musuh meledak, lalu mekar seperti bunga. Roy segera mengemudikan tank kembali ke markas kami. Aku pun pulang </w:t>
      </w:r>
      <w:sdt>
        <w:sdtPr>
          <w:tag w:val="goog_rdk_168"/>
        </w:sdtPr>
        <w:sdtContent>
          <w:commentRangeStart w:id="21"/>
        </w:sdtContent>
      </w:sdt>
      <w:r w:rsidDel="00000000" w:rsidR="00000000" w:rsidRPr="00000000">
        <w:rPr>
          <w:rFonts w:ascii="Libre Baskerville" w:cs="Libre Baskerville" w:eastAsia="Libre Baskerville" w:hAnsi="Libre Baskerville"/>
          <w:sz w:val="18"/>
          <w:szCs w:val="18"/>
          <w:rtl w:val="0"/>
        </w:rPr>
        <w:t xml:space="preserve">dengan </w:t>
      </w:r>
      <w:commentRangeEnd w:id="21"/>
      <w:r w:rsidDel="00000000" w:rsidR="00000000" w:rsidRPr="00000000">
        <w:commentReference w:id="21"/>
      </w:r>
      <w:r w:rsidDel="00000000" w:rsidR="00000000" w:rsidRPr="00000000">
        <w:rPr>
          <w:rFonts w:ascii="Libre Baskerville" w:cs="Libre Baskerville" w:eastAsia="Libre Baskerville" w:hAnsi="Libre Baskerville"/>
          <w:sz w:val="18"/>
          <w:szCs w:val="18"/>
          <w:rtl w:val="0"/>
        </w:rPr>
        <w:t xml:space="preserve">perasaan lega. Ku intip tank mereka dari jendela kupola ku. Tampak komandan mereka melambaikan tangan kepada kami, sebagai ucapan terimakasih.</w:t>
      </w:r>
    </w:p>
    <w:p w:rsidR="00000000" w:rsidDel="00000000" w:rsidP="00000000" w:rsidRDefault="00000000" w:rsidRPr="00000000" w14:paraId="000000A3">
      <w:pPr>
        <w:jc w:val="both"/>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“Aku berhasil melindungi teman-temanku kali ini. Terimakasih Tuhan.” Gumamku dalam hati.</w:t>
      </w:r>
      <w:r w:rsidDel="00000000" w:rsidR="00000000" w:rsidRPr="00000000">
        <w:rPr>
          <w:rtl w:val="0"/>
        </w:rPr>
      </w:r>
    </w:p>
    <w:sectPr>
      <w:pgSz w:h="11906" w:w="8391"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mila annisa" w:id="15" w:date="2025-03-03T07:58:16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kejut</w:t>
      </w:r>
    </w:p>
  </w:comment>
  <w:comment w:author="kamila annisa" w:id="14" w:date="2025-03-03T07:54:15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menyuruh</w:t>
      </w:r>
    </w:p>
  </w:comment>
  <w:comment w:author="kamila annisa" w:id="19" w:date="2025-03-03T07:58:51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 belakang</w:t>
      </w:r>
    </w:p>
  </w:comment>
  <w:comment w:author="kamila annisa" w:id="18" w:date="2025-03-03T07:58:57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jalan</w:t>
      </w:r>
    </w:p>
  </w:comment>
  <w:comment w:author="kamila annisa" w:id="16" w:date="2025-03-03T07:58:24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besar</w:t>
      </w:r>
    </w:p>
  </w:comment>
  <w:comment w:author="kamila annisa" w:id="17" w:date="2025-03-03T07:58:31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profesional</w:t>
      </w:r>
    </w:p>
  </w:comment>
  <w:comment w:author="kamila annisa" w:id="5" w:date="2025-03-03T07:52:12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setelah</w:t>
      </w:r>
    </w:p>
  </w:comment>
  <w:comment w:author="kamila annisa" w:id="8" w:date="2025-03-03T07:52:37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komandan</w:t>
      </w:r>
    </w:p>
  </w:comment>
  <w:comment w:author="kamila annisa" w:id="20" w:date="2025-03-03T07:59:14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berputar</w:t>
      </w:r>
    </w:p>
  </w:comment>
  <w:comment w:author="kamila annisa" w:id="9" w:date="2025-03-03T07:52:45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terima kasih</w:t>
      </w:r>
    </w:p>
  </w:comment>
  <w:comment w:author="kamila annisa" w:id="21" w:date="2025-03-03T07:59:21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dengan</w:t>
      </w:r>
    </w:p>
  </w:comment>
  <w:comment w:author="kamila annisa" w:id="6" w:date="2025-03-03T07:52:22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personel</w:t>
      </w:r>
    </w:p>
  </w:comment>
  <w:comment w:author="kamila annisa" w:id="7" w:date="2025-03-03T07:52:30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 ada</w:t>
      </w:r>
    </w:p>
  </w:comment>
  <w:comment w:author="kamila annisa" w:id="11" w:date="2025-03-03T07:53:27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sembari</w:t>
      </w:r>
    </w:p>
  </w:comment>
  <w:comment w:author="kamila annisa" w:id="10" w:date="2025-03-03T07:53:07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menyalutinya</w:t>
      </w:r>
    </w:p>
  </w:comment>
  <w:comment w:author="kamila annisa" w:id="0" w:date="2025-03-03T07:51:27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beberapa</w:t>
      </w:r>
    </w:p>
  </w:comment>
  <w:comment w:author="kamila annisa" w:id="1" w:date="2025-03-03T07:51:33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mendengarku</w:t>
      </w:r>
    </w:p>
  </w:comment>
  <w:comment w:author="kamila annisa" w:id="13" w:date="2025-03-03T07:54:07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komandan</w:t>
      </w:r>
    </w:p>
  </w:comment>
  <w:comment w:author="kamila annisa" w:id="12" w:date="2025-03-03T07:53:58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memutuskan</w:t>
      </w:r>
    </w:p>
  </w:comment>
  <w:comment w:author="kamila annisa" w:id="2" w:date="2025-03-03T07:51:41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setelah</w:t>
      </w:r>
    </w:p>
  </w:comment>
  <w:comment w:author="kamila annisa" w:id="3" w:date="2025-03-03T07:51:54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mengeluarkan</w:t>
      </w:r>
    </w:p>
  </w:comment>
  <w:comment w:author="kamila annisa" w:id="4" w:date="2025-03-03T07:52:04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kubaca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4" w15:done="0"/>
  <w15:commentEx w15:paraId="000000A5" w15:done="0"/>
  <w15:commentEx w15:paraId="000000A6" w15:done="0"/>
  <w15:commentEx w15:paraId="000000A7" w15:done="0"/>
  <w15:commentEx w15:paraId="000000A8" w15:done="0"/>
  <w15:commentEx w15:paraId="000000A9" w15:done="0"/>
  <w15:commentEx w15:paraId="000000AA" w15:done="0"/>
  <w15:commentEx w15:paraId="000000AB" w15:done="0"/>
  <w15:commentEx w15:paraId="000000AC" w15:done="0"/>
  <w15:commentEx w15:paraId="000000AD" w15:done="0"/>
  <w15:commentEx w15:paraId="000000AE" w15:done="0"/>
  <w15:commentEx w15:paraId="000000AF" w15:done="0"/>
  <w15:commentEx w15:paraId="000000B0" w15:done="0"/>
  <w15:commentEx w15:paraId="000000B1" w15:done="0"/>
  <w15:commentEx w15:paraId="000000B2" w15:done="0"/>
  <w15:commentEx w15:paraId="000000B3" w15:done="0"/>
  <w15:commentEx w15:paraId="000000B4" w15:done="0"/>
  <w15:commentEx w15:paraId="000000B5" w15:done="0"/>
  <w15:commentEx w15:paraId="000000B6" w15:done="0"/>
  <w15:commentEx w15:paraId="000000B7" w15:done="0"/>
  <w15:commentEx w15:paraId="000000B8" w15:done="0"/>
  <w15:commentEx w15:paraId="000000B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Yahei"/>
  <w:font w:name="Arial"/>
  <w:font w:name="Aptos"/>
  <w:font w:name="Play">
    <w:embedRegular w:fontKey="{00000000-0000-0000-0000-000000000000}" r:id="rId1" w:subsetted="0"/>
    <w:embedBold w:fontKey="{00000000-0000-0000-0000-000000000000}" r:id="rId2" w:subsetted="0"/>
  </w:font>
  <w:font w:name="Libre Baskerville">
    <w:embedRegular w:fontKey="{00000000-0000-0000-0000-000000000000}" r:id="rId3" w:subsetted="0"/>
    <w:embedBold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id-ID"/>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Pr>
      <w:lang w:val="id-ID"/>
    </w:rPr>
  </w:style>
  <w:style w:type="paragraph" w:styleId="Heading1">
    <w:name w:val="heading 1"/>
    <w:basedOn w:val="Normal"/>
    <w:next w:val="Normal"/>
    <w:link w:val="Heading1Char"/>
    <w:uiPriority w:val="9"/>
    <w:qFormat w:val="1"/>
    <w:rsid w:val="0000769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00769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007694"/>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007694"/>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007694"/>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007694"/>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00769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0769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0769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0769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0769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0769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0769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0769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0769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0769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0769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07694"/>
    <w:rPr>
      <w:rFonts w:cstheme="majorBidi" w:eastAsiaTheme="majorEastAsia"/>
      <w:color w:val="272727" w:themeColor="text1" w:themeTint="0000D8"/>
    </w:rPr>
  </w:style>
  <w:style w:type="paragraph" w:styleId="Title">
    <w:name w:val="Title"/>
    <w:basedOn w:val="Normal"/>
    <w:next w:val="Normal"/>
    <w:link w:val="TitleChar"/>
    <w:uiPriority w:val="10"/>
    <w:qFormat w:val="1"/>
    <w:rsid w:val="00007694"/>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007694"/>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007694"/>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00769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0769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07694"/>
    <w:rPr>
      <w:i w:val="1"/>
      <w:iCs w:val="1"/>
      <w:color w:val="404040" w:themeColor="text1" w:themeTint="0000BF"/>
    </w:rPr>
  </w:style>
  <w:style w:type="paragraph" w:styleId="ListParagraph">
    <w:name w:val="List Paragraph"/>
    <w:basedOn w:val="Normal"/>
    <w:uiPriority w:val="34"/>
    <w:qFormat w:val="1"/>
    <w:rsid w:val="00007694"/>
    <w:pPr>
      <w:ind w:left="720"/>
      <w:contextualSpacing w:val="1"/>
    </w:pPr>
  </w:style>
  <w:style w:type="character" w:styleId="IntenseEmphasis">
    <w:name w:val="Intense Emphasis"/>
    <w:basedOn w:val="DefaultParagraphFont"/>
    <w:uiPriority w:val="21"/>
    <w:qFormat w:val="1"/>
    <w:rsid w:val="00007694"/>
    <w:rPr>
      <w:i w:val="1"/>
      <w:iCs w:val="1"/>
      <w:color w:val="0f4761" w:themeColor="accent1" w:themeShade="0000BF"/>
    </w:rPr>
  </w:style>
  <w:style w:type="paragraph" w:styleId="IntenseQuote">
    <w:name w:val="Intense Quote"/>
    <w:basedOn w:val="Normal"/>
    <w:next w:val="Normal"/>
    <w:link w:val="IntenseQuoteChar"/>
    <w:uiPriority w:val="30"/>
    <w:qFormat w:val="1"/>
    <w:rsid w:val="0000769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07694"/>
    <w:rPr>
      <w:i w:val="1"/>
      <w:iCs w:val="1"/>
      <w:color w:val="0f4761" w:themeColor="accent1" w:themeShade="0000BF"/>
    </w:rPr>
  </w:style>
  <w:style w:type="character" w:styleId="IntenseReference">
    <w:name w:val="Intense Reference"/>
    <w:basedOn w:val="DefaultParagraphFont"/>
    <w:uiPriority w:val="32"/>
    <w:qFormat w:val="1"/>
    <w:rsid w:val="0000769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LibreBaskerville-regular.ttf"/><Relationship Id="rId4" Type="http://schemas.openxmlformats.org/officeDocument/2006/relationships/font" Target="fonts/LibreBaskerville-bold.ttf"/><Relationship Id="rId5" Type="http://schemas.openxmlformats.org/officeDocument/2006/relationships/font" Target="fonts/LibreBasker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dOXyaL6h2oXeUcF2f7G6jJJnjA==">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2025-02-11T01:00:00Z</dcterms:created>
  <dc:creator>Muhammad Ikbar Aryabima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8d6538e8b5e23370c50c278b23109bb0293fa8b3fc94a720fdb2a2d000805b51</vt:lpwstr>
  </property>
</Properties>
</file>